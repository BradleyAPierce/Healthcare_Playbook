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F29126" w14:textId="77777777" w:rsidR="006373FA" w:rsidRPr="00E25BEB" w:rsidRDefault="0004168B" w:rsidP="00514CD6">
      <w:pPr>
        <w:rPr>
          <w:rFonts w:cs="Segoe UI"/>
          <w:b/>
          <w:smallCaps/>
          <w:color w:val="020202"/>
          <w:sz w:val="32"/>
        </w:rPr>
      </w:pPr>
      <w:r w:rsidRPr="00E25BEB">
        <w:rPr>
          <w:rFonts w:cs="Segoe UI"/>
          <w:b/>
          <w:smallCaps/>
          <w:color w:val="020202"/>
          <w:sz w:val="32"/>
        </w:rPr>
        <w:t>Prospecting</w:t>
      </w:r>
      <w:r w:rsidR="002E6498" w:rsidRPr="00E25BEB">
        <w:rPr>
          <w:rFonts w:cs="Segoe UI"/>
          <w:b/>
          <w:smallCaps/>
          <w:color w:val="020202"/>
          <w:sz w:val="32"/>
        </w:rPr>
        <w:t xml:space="preserve"> </w:t>
      </w:r>
      <w:r w:rsidR="00514CD6" w:rsidRPr="00E25BEB">
        <w:rPr>
          <w:rFonts w:cs="Segoe UI"/>
          <w:b/>
          <w:smallCaps/>
          <w:color w:val="020202"/>
          <w:sz w:val="32"/>
        </w:rPr>
        <w:t>Planning Worksheet</w:t>
      </w:r>
    </w:p>
    <w:tbl>
      <w:tblPr>
        <w:tblStyle w:val="GridTable6Colorful"/>
        <w:tblW w:w="9810" w:type="dxa"/>
        <w:tblInd w:w="-5" w:type="dxa"/>
        <w:tblLayout w:type="fixed"/>
        <w:tblCellMar>
          <w:top w:w="101" w:type="dxa"/>
          <w:left w:w="101" w:type="dxa"/>
          <w:bottom w:w="101" w:type="dxa"/>
          <w:right w:w="101" w:type="dxa"/>
        </w:tblCellMar>
        <w:tblLook w:val="04A0" w:firstRow="1" w:lastRow="0" w:firstColumn="1" w:lastColumn="0" w:noHBand="0" w:noVBand="1"/>
      </w:tblPr>
      <w:tblGrid>
        <w:gridCol w:w="2250"/>
        <w:gridCol w:w="277"/>
        <w:gridCol w:w="1997"/>
        <w:gridCol w:w="271"/>
        <w:gridCol w:w="2378"/>
        <w:gridCol w:w="270"/>
        <w:gridCol w:w="2367"/>
      </w:tblGrid>
      <w:tr w:rsidR="00C328D2" w:rsidRPr="00E25BEB" w14:paraId="15037479" w14:textId="77777777" w:rsidTr="00B975DC">
        <w:trPr>
          <w:cnfStyle w:val="100000000000" w:firstRow="1" w:lastRow="0" w:firstColumn="0" w:lastColumn="0" w:oddVBand="0" w:evenVBand="0" w:oddHBand="0" w:evenHBand="0" w:firstRowFirstColumn="0" w:firstRowLastColumn="0" w:lastRowFirstColumn="0" w:lastRowLastColumn="0"/>
          <w:cantSplit/>
          <w:trHeight w:val="214"/>
        </w:trPr>
        <w:tc>
          <w:tcPr>
            <w:cnfStyle w:val="001000000000" w:firstRow="0" w:lastRow="0" w:firstColumn="1" w:lastColumn="0" w:oddVBand="0" w:evenVBand="0" w:oddHBand="0" w:evenHBand="0" w:firstRowFirstColumn="0" w:firstRowLastColumn="0" w:lastRowFirstColumn="0" w:lastRowLastColumn="0"/>
            <w:tcW w:w="2250" w:type="dxa"/>
          </w:tcPr>
          <w:p w14:paraId="6BB75CFB" w14:textId="77777777" w:rsidR="00BA4480" w:rsidRPr="00E25BEB" w:rsidRDefault="00BA4480" w:rsidP="006373FA">
            <w:pPr>
              <w:rPr>
                <w:rFonts w:cs="Segoe UI"/>
                <w:color w:val="42677D"/>
                <w:sz w:val="20"/>
                <w:szCs w:val="20"/>
              </w:rPr>
            </w:pPr>
            <w:r w:rsidRPr="00E25BEB">
              <w:rPr>
                <w:rFonts w:cs="Segoe UI"/>
                <w:color w:val="42677D"/>
                <w:sz w:val="20"/>
                <w:szCs w:val="20"/>
              </w:rPr>
              <w:t>Persona</w:t>
            </w:r>
          </w:p>
        </w:tc>
        <w:tc>
          <w:tcPr>
            <w:tcW w:w="7560" w:type="dxa"/>
            <w:gridSpan w:val="6"/>
          </w:tcPr>
          <w:p w14:paraId="747704E3" w14:textId="7EB6FF3A" w:rsidR="00BA4480" w:rsidRPr="008B2F8A" w:rsidRDefault="005931F3" w:rsidP="008B2F8A">
            <w:pPr>
              <w:cnfStyle w:val="100000000000" w:firstRow="1" w:lastRow="0" w:firstColumn="0" w:lastColumn="0" w:oddVBand="0" w:evenVBand="0" w:oddHBand="0" w:evenHBand="0" w:firstRowFirstColumn="0" w:firstRowLastColumn="0" w:lastRowFirstColumn="0" w:lastRowLastColumn="0"/>
              <w:rPr>
                <w:rFonts w:cs="Segoe UI"/>
                <w:b w:val="0"/>
                <w:bCs w:val="0"/>
                <w:i/>
                <w:sz w:val="20"/>
                <w:szCs w:val="20"/>
              </w:rPr>
            </w:pPr>
            <w:r>
              <w:rPr>
                <w:rFonts w:cs="Segoe UI"/>
                <w:b w:val="0"/>
                <w:bCs w:val="0"/>
                <w:i/>
                <w:sz w:val="20"/>
                <w:szCs w:val="20"/>
              </w:rPr>
              <w:t>Chief Compliance Officer, Chief Privacy Officer, Chief Security Officer</w:t>
            </w:r>
          </w:p>
        </w:tc>
      </w:tr>
      <w:tr w:rsidR="00C328D2" w:rsidRPr="00E25BEB" w14:paraId="7F70B3DE" w14:textId="77777777" w:rsidTr="00B975DC">
        <w:tblPrEx>
          <w:tblCellMar>
            <w:top w:w="115" w:type="dxa"/>
            <w:left w:w="29" w:type="dxa"/>
            <w:bottom w:w="115" w:type="dxa"/>
            <w:right w:w="29" w:type="dxa"/>
          </w:tblCellMar>
        </w:tblPrEx>
        <w:trPr>
          <w:cnfStyle w:val="000000100000" w:firstRow="0" w:lastRow="0" w:firstColumn="0" w:lastColumn="0" w:oddVBand="0" w:evenVBand="0" w:oddHBand="1" w:evenHBand="0" w:firstRowFirstColumn="0" w:firstRowLastColumn="0" w:lastRowFirstColumn="0" w:lastRowLastColumn="0"/>
          <w:cantSplit/>
          <w:trHeight w:val="201"/>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auto"/>
            </w:tcBorders>
          </w:tcPr>
          <w:p w14:paraId="4098111C" w14:textId="75AE8FAB" w:rsidR="00BA4480" w:rsidRPr="00DC3E00" w:rsidRDefault="00BA4480" w:rsidP="003C4D44">
            <w:pPr>
              <w:ind w:left="60"/>
              <w:rPr>
                <w:rFonts w:cs="Segoe UI"/>
                <w:sz w:val="16"/>
                <w:szCs w:val="20"/>
              </w:rPr>
            </w:pPr>
            <w:r w:rsidRPr="00A00AF2">
              <w:rPr>
                <w:rFonts w:cs="Segoe UI"/>
                <w:sz w:val="20"/>
                <w:szCs w:val="20"/>
              </w:rPr>
              <w:t>Goal</w:t>
            </w:r>
            <w:r w:rsidR="00DC3E00" w:rsidRPr="00A00AF2">
              <w:rPr>
                <w:rFonts w:cs="Segoe UI"/>
                <w:sz w:val="20"/>
                <w:szCs w:val="20"/>
              </w:rPr>
              <w:t xml:space="preserve"> </w:t>
            </w:r>
            <w:r w:rsidR="00DC3E00" w:rsidRPr="00A00AF2">
              <w:rPr>
                <w:rFonts w:cs="Segoe UI"/>
                <w:sz w:val="16"/>
                <w:szCs w:val="20"/>
              </w:rPr>
              <w:t>(pick 1 for this script and persona)</w:t>
            </w:r>
          </w:p>
          <w:p w14:paraId="24D54022" w14:textId="77777777" w:rsidR="00BA4480" w:rsidRPr="00E25BEB" w:rsidRDefault="00BA4480" w:rsidP="003C4D44">
            <w:pPr>
              <w:ind w:left="157"/>
              <w:rPr>
                <w:rFonts w:cs="Segoe UI"/>
                <w:sz w:val="20"/>
                <w:szCs w:val="20"/>
              </w:rPr>
            </w:pPr>
          </w:p>
        </w:tc>
        <w:tc>
          <w:tcPr>
            <w:tcW w:w="277" w:type="dxa"/>
            <w:tcBorders>
              <w:bottom w:val="single" w:sz="4" w:space="0" w:color="auto"/>
              <w:right w:val="nil"/>
            </w:tcBorders>
          </w:tcPr>
          <w:p w14:paraId="240A0D7A" w14:textId="77777777" w:rsidR="00BA4480" w:rsidRPr="00E25BEB" w:rsidRDefault="009417CF" w:rsidP="003C4D44">
            <w:pPr>
              <w:cnfStyle w:val="000000100000" w:firstRow="0" w:lastRow="0" w:firstColumn="0" w:lastColumn="0" w:oddVBand="0" w:evenVBand="0" w:oddHBand="1" w:evenHBand="0" w:firstRowFirstColumn="0" w:firstRowLastColumn="0" w:lastRowFirstColumn="0" w:lastRowLastColumn="0"/>
              <w:rPr>
                <w:rFonts w:cs="Segoe UI"/>
                <w:b/>
                <w:sz w:val="20"/>
                <w:szCs w:val="20"/>
              </w:rPr>
            </w:pPr>
            <w:sdt>
              <w:sdtPr>
                <w:rPr>
                  <w:rFonts w:cs="Segoe UI"/>
                  <w:sz w:val="20"/>
                  <w:szCs w:val="20"/>
                </w:rPr>
                <w:id w:val="-647439092"/>
                <w14:checkbox>
                  <w14:checked w14:val="0"/>
                  <w14:checkedState w14:val="2612" w14:font="MS Gothic"/>
                  <w14:uncheckedState w14:val="2610" w14:font="MS Gothic"/>
                </w14:checkbox>
              </w:sdtPr>
              <w:sdtEndPr/>
              <w:sdtContent>
                <w:r w:rsidR="00BA4480" w:rsidRPr="00E25BEB">
                  <w:rPr>
                    <w:rFonts w:ascii="Segoe UI Symbol" w:eastAsia="MS Gothic" w:hAnsi="Segoe UI Symbol" w:cs="Segoe UI Symbol"/>
                    <w:sz w:val="20"/>
                    <w:szCs w:val="20"/>
                  </w:rPr>
                  <w:t>☐</w:t>
                </w:r>
              </w:sdtContent>
            </w:sdt>
          </w:p>
        </w:tc>
        <w:tc>
          <w:tcPr>
            <w:tcW w:w="1997" w:type="dxa"/>
            <w:tcBorders>
              <w:left w:val="nil"/>
              <w:bottom w:val="single" w:sz="4" w:space="0" w:color="auto"/>
              <w:right w:val="single" w:sz="4" w:space="0" w:color="auto"/>
            </w:tcBorders>
          </w:tcPr>
          <w:p w14:paraId="30B3D2D8" w14:textId="77777777" w:rsidR="00F243E1"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Build awareness/</w:t>
            </w:r>
          </w:p>
          <w:p w14:paraId="7DAC73EB" w14:textId="77777777" w:rsidR="00BA4480"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 xml:space="preserve">Qualify </w:t>
            </w:r>
          </w:p>
        </w:tc>
        <w:tc>
          <w:tcPr>
            <w:tcW w:w="271" w:type="dxa"/>
            <w:tcBorders>
              <w:left w:val="single" w:sz="4" w:space="0" w:color="auto"/>
              <w:bottom w:val="single" w:sz="4" w:space="0" w:color="auto"/>
              <w:right w:val="nil"/>
            </w:tcBorders>
          </w:tcPr>
          <w:sdt>
            <w:sdtPr>
              <w:rPr>
                <w:rFonts w:cs="Segoe UI"/>
                <w:sz w:val="20"/>
                <w:szCs w:val="20"/>
              </w:rPr>
              <w:id w:val="2117248744"/>
              <w14:checkbox>
                <w14:checked w14:val="0"/>
                <w14:checkedState w14:val="2612" w14:font="MS Gothic"/>
                <w14:uncheckedState w14:val="2610" w14:font="MS Gothic"/>
              </w14:checkbox>
            </w:sdtPr>
            <w:sdtEndPr/>
            <w:sdtContent>
              <w:p w14:paraId="5BE7FB33" w14:textId="77777777" w:rsidR="00BA4480" w:rsidRPr="00E25BEB" w:rsidRDefault="00E06353" w:rsidP="003C4D44">
                <w:pPr>
                  <w:cnfStyle w:val="000000100000" w:firstRow="0" w:lastRow="0" w:firstColumn="0" w:lastColumn="0" w:oddVBand="0" w:evenVBand="0" w:oddHBand="1" w:evenHBand="0" w:firstRowFirstColumn="0" w:firstRowLastColumn="0" w:lastRowFirstColumn="0" w:lastRowLastColumn="0"/>
                  <w:rPr>
                    <w:rFonts w:cs="Segoe UI"/>
                    <w:color w:val="auto"/>
                    <w:sz w:val="20"/>
                    <w:szCs w:val="20"/>
                  </w:rPr>
                </w:pPr>
                <w:r w:rsidRPr="00E25BEB">
                  <w:rPr>
                    <w:rFonts w:ascii="Segoe UI Symbol" w:eastAsia="MS Gothic" w:hAnsi="Segoe UI Symbol" w:cs="Segoe UI Symbol"/>
                    <w:sz w:val="20"/>
                    <w:szCs w:val="20"/>
                  </w:rPr>
                  <w:t>☐</w:t>
                </w:r>
              </w:p>
            </w:sdtContent>
          </w:sdt>
        </w:tc>
        <w:tc>
          <w:tcPr>
            <w:tcW w:w="2378" w:type="dxa"/>
            <w:tcBorders>
              <w:left w:val="nil"/>
              <w:bottom w:val="single" w:sz="4" w:space="0" w:color="auto"/>
              <w:right w:val="single" w:sz="4" w:space="0" w:color="auto"/>
            </w:tcBorders>
          </w:tcPr>
          <w:p w14:paraId="6D9CC50B" w14:textId="77777777" w:rsidR="00F243E1"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Uncover business challenges/</w:t>
            </w:r>
          </w:p>
          <w:p w14:paraId="324017F4" w14:textId="77777777" w:rsidR="00BA4480"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8"/>
                <w:szCs w:val="20"/>
              </w:rPr>
            </w:pPr>
            <w:r w:rsidRPr="00E25BEB">
              <w:rPr>
                <w:rFonts w:cs="Segoe UI"/>
                <w:sz w:val="16"/>
                <w:szCs w:val="20"/>
              </w:rPr>
              <w:t>Gather additional insights</w:t>
            </w:r>
          </w:p>
        </w:tc>
        <w:tc>
          <w:tcPr>
            <w:tcW w:w="270" w:type="dxa"/>
            <w:tcBorders>
              <w:left w:val="single" w:sz="4" w:space="0" w:color="auto"/>
              <w:bottom w:val="single" w:sz="4" w:space="0" w:color="auto"/>
              <w:right w:val="nil"/>
            </w:tcBorders>
          </w:tcPr>
          <w:sdt>
            <w:sdtPr>
              <w:rPr>
                <w:rFonts w:cs="Segoe UI"/>
                <w:sz w:val="20"/>
                <w:szCs w:val="20"/>
              </w:rPr>
              <w:id w:val="1851980795"/>
              <w14:checkbox>
                <w14:checked w14:val="1"/>
                <w14:checkedState w14:val="2612" w14:font="MS Gothic"/>
                <w14:uncheckedState w14:val="2610" w14:font="MS Gothic"/>
              </w14:checkbox>
            </w:sdtPr>
            <w:sdtEndPr/>
            <w:sdtContent>
              <w:p w14:paraId="5FE3C747" w14:textId="6EFB3F2E" w:rsidR="00BA4480" w:rsidRPr="00E25BEB" w:rsidRDefault="005931F3" w:rsidP="003C4D44">
                <w:pPr>
                  <w:cnfStyle w:val="000000100000" w:firstRow="0" w:lastRow="0" w:firstColumn="0" w:lastColumn="0" w:oddVBand="0" w:evenVBand="0" w:oddHBand="1" w:evenHBand="0" w:firstRowFirstColumn="0" w:firstRowLastColumn="0" w:lastRowFirstColumn="0" w:lastRowLastColumn="0"/>
                  <w:rPr>
                    <w:rFonts w:cs="Segoe UI"/>
                    <w:color w:val="auto"/>
                    <w:sz w:val="20"/>
                    <w:szCs w:val="20"/>
                  </w:rPr>
                </w:pPr>
                <w:r>
                  <w:rPr>
                    <w:rFonts w:ascii="MS Gothic" w:eastAsia="MS Gothic" w:hAnsi="MS Gothic" w:cs="Segoe UI" w:hint="eastAsia"/>
                    <w:sz w:val="20"/>
                    <w:szCs w:val="20"/>
                  </w:rPr>
                  <w:t>☒</w:t>
                </w:r>
              </w:p>
            </w:sdtContent>
          </w:sdt>
        </w:tc>
        <w:tc>
          <w:tcPr>
            <w:tcW w:w="2367" w:type="dxa"/>
            <w:tcBorders>
              <w:left w:val="nil"/>
              <w:bottom w:val="single" w:sz="4" w:space="0" w:color="auto"/>
            </w:tcBorders>
          </w:tcPr>
          <w:p w14:paraId="4060CE40" w14:textId="77777777" w:rsidR="00F243E1"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 xml:space="preserve">Schedule meeting/           </w:t>
            </w:r>
          </w:p>
          <w:p w14:paraId="5CD556D3" w14:textId="77777777" w:rsidR="00BA4480"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Add to pipeline</w:t>
            </w:r>
          </w:p>
        </w:tc>
      </w:tr>
    </w:tbl>
    <w:p w14:paraId="483F7919" w14:textId="77777777" w:rsidR="00B975DC" w:rsidRPr="00E25BEB" w:rsidRDefault="00B975DC">
      <w:pPr>
        <w:rPr>
          <w:rFonts w:cs="Segoe UI"/>
        </w:rPr>
      </w:pPr>
    </w:p>
    <w:tbl>
      <w:tblPr>
        <w:tblStyle w:val="GridTable6Colorful"/>
        <w:tblW w:w="9810" w:type="dxa"/>
        <w:tblInd w:w="-5" w:type="dxa"/>
        <w:tblLayout w:type="fixed"/>
        <w:tblCellMar>
          <w:top w:w="115" w:type="dxa"/>
          <w:left w:w="29" w:type="dxa"/>
          <w:bottom w:w="115" w:type="dxa"/>
          <w:right w:w="29" w:type="dxa"/>
        </w:tblCellMar>
        <w:tblLook w:val="04A0" w:firstRow="1" w:lastRow="0" w:firstColumn="1" w:lastColumn="0" w:noHBand="0" w:noVBand="1"/>
      </w:tblPr>
      <w:tblGrid>
        <w:gridCol w:w="2250"/>
        <w:gridCol w:w="277"/>
        <w:gridCol w:w="1145"/>
        <w:gridCol w:w="302"/>
        <w:gridCol w:w="1395"/>
        <w:gridCol w:w="315"/>
        <w:gridCol w:w="1489"/>
        <w:gridCol w:w="270"/>
        <w:gridCol w:w="2367"/>
      </w:tblGrid>
      <w:tr w:rsidR="00297E5C" w:rsidRPr="00E25BEB" w14:paraId="11C01179" w14:textId="77777777" w:rsidTr="00B64E1F">
        <w:trPr>
          <w:cnfStyle w:val="100000000000" w:firstRow="1" w:lastRow="0" w:firstColumn="0" w:lastColumn="0" w:oddVBand="0" w:evenVBand="0" w:oddHBand="0" w:evenHBand="0" w:firstRowFirstColumn="0" w:firstRowLastColumn="0" w:lastRowFirstColumn="0" w:lastRowLastColumn="0"/>
          <w:cantSplit/>
          <w:trHeight w:val="93"/>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auto"/>
            </w:tcBorders>
          </w:tcPr>
          <w:p w14:paraId="46159C02" w14:textId="1A1DE359" w:rsidR="00297E5C" w:rsidRPr="00E25BEB" w:rsidRDefault="00297E5C" w:rsidP="003C4D44">
            <w:pPr>
              <w:ind w:left="60"/>
              <w:rPr>
                <w:rFonts w:cs="Segoe UI"/>
                <w:sz w:val="20"/>
                <w:szCs w:val="20"/>
              </w:rPr>
            </w:pPr>
            <w:r w:rsidRPr="00E25BEB">
              <w:rPr>
                <w:rFonts w:cs="Segoe UI"/>
                <w:sz w:val="20"/>
                <w:szCs w:val="20"/>
              </w:rPr>
              <w:t>Top-of-Mind Challenges</w:t>
            </w:r>
          </w:p>
          <w:p w14:paraId="460ED018" w14:textId="77777777" w:rsidR="00297E5C" w:rsidRPr="00E25BEB" w:rsidRDefault="00297E5C" w:rsidP="003C4D44">
            <w:pPr>
              <w:ind w:left="60"/>
              <w:rPr>
                <w:rFonts w:cs="Segoe UI"/>
                <w:b w:val="0"/>
                <w:i/>
                <w:sz w:val="16"/>
                <w:szCs w:val="20"/>
              </w:rPr>
            </w:pPr>
          </w:p>
          <w:p w14:paraId="4151FA9E" w14:textId="77777777" w:rsidR="00297E5C" w:rsidRPr="00E25BEB" w:rsidRDefault="00297E5C" w:rsidP="002D255D">
            <w:pPr>
              <w:rPr>
                <w:rFonts w:cs="Segoe UI"/>
                <w:b w:val="0"/>
                <w:i/>
                <w:sz w:val="16"/>
                <w:szCs w:val="20"/>
              </w:rPr>
            </w:pPr>
          </w:p>
          <w:p w14:paraId="01084755" w14:textId="77777777" w:rsidR="00297E5C" w:rsidRPr="00E25BEB" w:rsidRDefault="00297E5C" w:rsidP="003C4D44">
            <w:pPr>
              <w:ind w:left="60"/>
              <w:rPr>
                <w:rFonts w:cs="Segoe UI"/>
                <w:b w:val="0"/>
                <w:i/>
                <w:sz w:val="16"/>
                <w:szCs w:val="20"/>
              </w:rPr>
            </w:pPr>
          </w:p>
        </w:tc>
        <w:tc>
          <w:tcPr>
            <w:tcW w:w="7560" w:type="dxa"/>
            <w:gridSpan w:val="8"/>
            <w:tcBorders>
              <w:bottom w:val="single" w:sz="4" w:space="0" w:color="auto"/>
              <w:right w:val="single" w:sz="4" w:space="0" w:color="auto"/>
            </w:tcBorders>
          </w:tcPr>
          <w:p w14:paraId="551CA875" w14:textId="469DA3BE" w:rsidR="00297E5C" w:rsidRPr="005931F3" w:rsidRDefault="005931F3" w:rsidP="005931F3">
            <w:pPr>
              <w:pStyle w:val="ListParagraph"/>
              <w:numPr>
                <w:ilvl w:val="0"/>
                <w:numId w:val="28"/>
              </w:num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bCs w:val="0"/>
                <w:i/>
                <w:sz w:val="16"/>
              </w:rPr>
            </w:pPr>
            <w:r w:rsidRPr="005931F3">
              <w:rPr>
                <w:b w:val="0"/>
                <w:i/>
                <w:sz w:val="16"/>
              </w:rPr>
              <w:t>HIPAA compliance &amp; Cybersecurity are top concerns in Healthcare for CIO’s.</w:t>
            </w:r>
          </w:p>
          <w:p w14:paraId="6F6E63BD" w14:textId="3D77C936" w:rsidR="005931F3" w:rsidRPr="00A41D32" w:rsidRDefault="005931F3" w:rsidP="005931F3">
            <w:pPr>
              <w:pStyle w:val="ListParagraph"/>
              <w:numPr>
                <w:ilvl w:val="0"/>
                <w:numId w:val="28"/>
              </w:num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sidRPr="005931F3">
              <w:rPr>
                <w:b w:val="0"/>
                <w:i/>
                <w:sz w:val="16"/>
              </w:rPr>
              <w:t>In 2017 – There were 374 breaches, 5.1 Million patient records impacted by breaches, 7.35 M cost of average breach / organization, $380 cost of patient Health Record in the market.</w:t>
            </w:r>
          </w:p>
          <w:p w14:paraId="37E8ED0E" w14:textId="77777777" w:rsidR="00A41D32" w:rsidRPr="005931F3" w:rsidRDefault="00A41D32" w:rsidP="00A41D32">
            <w:pPr>
              <w:pStyle w:val="ListParagraph"/>
              <w:numPr>
                <w:ilvl w:val="0"/>
                <w:numId w:val="28"/>
              </w:num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Pr>
                <w:b w:val="0"/>
                <w:i/>
                <w:sz w:val="16"/>
              </w:rPr>
              <w:t xml:space="preserve">Medical devices hacking will result in patient safety and having a program that enables the organization to identify, protect, detect, respond, recover is key. </w:t>
            </w:r>
          </w:p>
          <w:p w14:paraId="1275C1AB" w14:textId="5197A2ED" w:rsidR="005931F3" w:rsidRPr="005931F3" w:rsidRDefault="005931F3" w:rsidP="005931F3">
            <w:pPr>
              <w:pStyle w:val="ListParagraph"/>
              <w:numPr>
                <w:ilvl w:val="0"/>
                <w:numId w:val="28"/>
              </w:num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Pr>
                <w:b w:val="0"/>
                <w:i/>
                <w:sz w:val="16"/>
              </w:rPr>
              <w:t>Healthcare organizations are moving from just being compliant to a cybersecurity Capability Maturity Model that helps them identify the status of the organization in comparison to the peer organizations.,</w:t>
            </w:r>
          </w:p>
          <w:p w14:paraId="0F2ECECC" w14:textId="004A3D12" w:rsidR="005931F3" w:rsidRPr="00A41D32" w:rsidRDefault="005931F3" w:rsidP="00A41D32">
            <w:pPr>
              <w:pStyle w:val="ListParagraph"/>
              <w:numPr>
                <w:ilvl w:val="0"/>
                <w:numId w:val="28"/>
              </w:num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Pr>
                <w:b w:val="0"/>
                <w:i/>
                <w:sz w:val="16"/>
              </w:rPr>
              <w:t>Running 24X7 SOC service desk and employing certified security resources with security credentials like CISSP is expensive.</w:t>
            </w:r>
          </w:p>
        </w:tc>
      </w:tr>
      <w:tr w:rsidR="005C7A25" w:rsidRPr="00E25BEB" w14:paraId="712321E0" w14:textId="77777777" w:rsidTr="00B64E1F">
        <w:trPr>
          <w:cnfStyle w:val="000000100000" w:firstRow="0" w:lastRow="0" w:firstColumn="0" w:lastColumn="0" w:oddVBand="0" w:evenVBand="0" w:oddHBand="1" w:evenHBand="0" w:firstRowFirstColumn="0" w:firstRowLastColumn="0" w:lastRowFirstColumn="0" w:lastRowLastColumn="0"/>
          <w:cantSplit/>
          <w:trHeight w:val="93"/>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auto"/>
            </w:tcBorders>
          </w:tcPr>
          <w:p w14:paraId="11A9A3DA" w14:textId="68B58C19" w:rsidR="005C7A25" w:rsidRPr="00E25BEB" w:rsidRDefault="005C7A25" w:rsidP="003C4D44">
            <w:pPr>
              <w:ind w:left="60"/>
              <w:rPr>
                <w:rFonts w:cs="Segoe UI"/>
                <w:sz w:val="20"/>
                <w:szCs w:val="20"/>
              </w:rPr>
            </w:pPr>
            <w:r w:rsidRPr="00E25BEB">
              <w:rPr>
                <w:rFonts w:cs="Segoe UI"/>
                <w:sz w:val="20"/>
                <w:szCs w:val="20"/>
              </w:rPr>
              <w:t>Targeted AC Service</w:t>
            </w:r>
          </w:p>
        </w:tc>
        <w:tc>
          <w:tcPr>
            <w:tcW w:w="7560" w:type="dxa"/>
            <w:gridSpan w:val="8"/>
            <w:tcBorders>
              <w:bottom w:val="single" w:sz="4" w:space="0" w:color="auto"/>
              <w:right w:val="single" w:sz="4" w:space="0" w:color="auto"/>
            </w:tcBorders>
          </w:tcPr>
          <w:p w14:paraId="33FFA329" w14:textId="04D9DCD6" w:rsidR="005C7A25" w:rsidRPr="008B2F8A" w:rsidRDefault="00AD2DE4" w:rsidP="008B2F8A">
            <w:pPr>
              <w:pStyle w:val="ListParagraph"/>
              <w:ind w:left="0"/>
              <w:cnfStyle w:val="000000100000" w:firstRow="0" w:lastRow="0" w:firstColumn="0" w:lastColumn="0" w:oddVBand="0" w:evenVBand="0" w:oddHBand="1" w:evenHBand="0" w:firstRowFirstColumn="0" w:firstRowLastColumn="0" w:lastRowFirstColumn="0" w:lastRowLastColumn="0"/>
              <w:rPr>
                <w:rFonts w:cs="Segoe UI"/>
                <w:bCs/>
                <w:i/>
                <w:sz w:val="20"/>
                <w:szCs w:val="20"/>
              </w:rPr>
            </w:pPr>
            <w:r>
              <w:rPr>
                <w:rFonts w:cs="Segoe UI"/>
                <w:bCs/>
                <w:i/>
                <w:sz w:val="20"/>
                <w:szCs w:val="20"/>
              </w:rPr>
              <w:t>HIPAA and Cybersecurity Services</w:t>
            </w:r>
          </w:p>
        </w:tc>
      </w:tr>
      <w:tr w:rsidR="00FD3414" w:rsidRPr="00E25BEB" w14:paraId="79399356" w14:textId="77777777" w:rsidTr="00B975DC">
        <w:trPr>
          <w:cantSplit/>
          <w:trHeight w:val="93"/>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auto"/>
            </w:tcBorders>
          </w:tcPr>
          <w:p w14:paraId="106B0CA0" w14:textId="77777777" w:rsidR="00C328D2" w:rsidRPr="00E25BEB" w:rsidRDefault="00C328D2" w:rsidP="00C328D2">
            <w:pPr>
              <w:ind w:left="60"/>
              <w:rPr>
                <w:rFonts w:cs="Segoe UI"/>
                <w:sz w:val="20"/>
                <w:szCs w:val="20"/>
              </w:rPr>
            </w:pPr>
            <w:r w:rsidRPr="00E25BEB">
              <w:rPr>
                <w:rFonts w:cs="Segoe UI"/>
                <w:sz w:val="20"/>
                <w:szCs w:val="20"/>
              </w:rPr>
              <w:t>Buying Role</w:t>
            </w:r>
          </w:p>
          <w:p w14:paraId="75D01C68" w14:textId="77777777" w:rsidR="002D255D" w:rsidRPr="00E25BEB" w:rsidRDefault="002D255D" w:rsidP="00C52CCF">
            <w:pPr>
              <w:ind w:left="151"/>
              <w:rPr>
                <w:rFonts w:cs="Segoe UI"/>
                <w:b w:val="0"/>
                <w:i/>
                <w:sz w:val="16"/>
                <w:szCs w:val="20"/>
              </w:rPr>
            </w:pPr>
            <w:r w:rsidRPr="00E25BEB">
              <w:rPr>
                <w:rFonts w:cs="Segoe UI"/>
                <w:b w:val="0"/>
                <w:i/>
                <w:sz w:val="16"/>
                <w:szCs w:val="20"/>
              </w:rPr>
              <w:t>KDM</w:t>
            </w:r>
            <w:r w:rsidR="00C52CCF" w:rsidRPr="00E25BEB">
              <w:rPr>
                <w:rFonts w:cs="Segoe UI"/>
                <w:b w:val="0"/>
                <w:i/>
                <w:sz w:val="16"/>
                <w:szCs w:val="20"/>
              </w:rPr>
              <w:t>=</w:t>
            </w:r>
            <w:r w:rsidRPr="00E25BEB">
              <w:rPr>
                <w:rFonts w:cs="Segoe UI"/>
                <w:b w:val="0"/>
                <w:i/>
                <w:sz w:val="16"/>
                <w:szCs w:val="20"/>
              </w:rPr>
              <w:t>Key Decision Maker</w:t>
            </w:r>
          </w:p>
          <w:p w14:paraId="29F3F1E6" w14:textId="77777777" w:rsidR="002D255D" w:rsidRPr="00A00AF2" w:rsidRDefault="00C52CCF" w:rsidP="00C52CCF">
            <w:pPr>
              <w:ind w:left="151"/>
              <w:rPr>
                <w:rFonts w:cs="Segoe UI"/>
                <w:b w:val="0"/>
                <w:i/>
                <w:sz w:val="16"/>
                <w:szCs w:val="20"/>
              </w:rPr>
            </w:pPr>
            <w:r w:rsidRPr="00E25BEB">
              <w:rPr>
                <w:rFonts w:cs="Segoe UI"/>
                <w:b w:val="0"/>
                <w:i/>
                <w:sz w:val="16"/>
                <w:szCs w:val="20"/>
              </w:rPr>
              <w:t>KDI</w:t>
            </w:r>
            <w:r w:rsidR="002D255D" w:rsidRPr="00E25BEB">
              <w:rPr>
                <w:rFonts w:cs="Segoe UI"/>
                <w:b w:val="0"/>
                <w:i/>
                <w:sz w:val="16"/>
                <w:szCs w:val="20"/>
              </w:rPr>
              <w:t xml:space="preserve">=Key Decision </w:t>
            </w:r>
            <w:r w:rsidR="002D255D" w:rsidRPr="00A00AF2">
              <w:rPr>
                <w:rFonts w:cs="Segoe UI"/>
                <w:b w:val="0"/>
                <w:i/>
                <w:sz w:val="16"/>
                <w:szCs w:val="20"/>
              </w:rPr>
              <w:t>Influencer</w:t>
            </w:r>
          </w:p>
          <w:p w14:paraId="4BDEAA28" w14:textId="777DE5F5" w:rsidR="00DC3E00" w:rsidRPr="00E25BEB" w:rsidRDefault="00DC3E00" w:rsidP="00C52CCF">
            <w:pPr>
              <w:ind w:left="151"/>
              <w:rPr>
                <w:rFonts w:cs="Segoe UI"/>
                <w:b w:val="0"/>
                <w:sz w:val="20"/>
                <w:szCs w:val="20"/>
              </w:rPr>
            </w:pPr>
            <w:r w:rsidRPr="00A00AF2">
              <w:rPr>
                <w:rFonts w:cs="Segoe UI"/>
                <w:b w:val="0"/>
                <w:i/>
                <w:sz w:val="16"/>
                <w:szCs w:val="20"/>
              </w:rPr>
              <w:t>(pick 1 for this script and persona)</w:t>
            </w:r>
          </w:p>
        </w:tc>
        <w:tc>
          <w:tcPr>
            <w:tcW w:w="277" w:type="dxa"/>
            <w:tcBorders>
              <w:bottom w:val="single" w:sz="4" w:space="0" w:color="auto"/>
              <w:right w:val="nil"/>
            </w:tcBorders>
          </w:tcPr>
          <w:sdt>
            <w:sdtPr>
              <w:rPr>
                <w:rFonts w:cs="Segoe UI"/>
                <w:sz w:val="20"/>
                <w:szCs w:val="20"/>
              </w:rPr>
              <w:id w:val="-749884385"/>
              <w14:checkbox>
                <w14:checked w14:val="1"/>
                <w14:checkedState w14:val="2612" w14:font="MS Gothic"/>
                <w14:uncheckedState w14:val="2610" w14:font="MS Gothic"/>
              </w14:checkbox>
            </w:sdtPr>
            <w:sdtEndPr/>
            <w:sdtContent>
              <w:p w14:paraId="38329B6C" w14:textId="44D7613B" w:rsidR="00C328D2" w:rsidRPr="00E25BEB" w:rsidRDefault="00A41D32" w:rsidP="00C328D2">
                <w:pPr>
                  <w:cnfStyle w:val="000000000000" w:firstRow="0" w:lastRow="0" w:firstColumn="0" w:lastColumn="0" w:oddVBand="0" w:evenVBand="0" w:oddHBand="0" w:evenHBand="0" w:firstRowFirstColumn="0" w:firstRowLastColumn="0" w:lastRowFirstColumn="0" w:lastRowLastColumn="0"/>
                  <w:rPr>
                    <w:rFonts w:cs="Segoe UI"/>
                    <w:sz w:val="20"/>
                    <w:szCs w:val="20"/>
                  </w:rPr>
                </w:pPr>
                <w:r>
                  <w:rPr>
                    <w:rFonts w:ascii="MS Gothic" w:eastAsia="MS Gothic" w:hAnsi="MS Gothic" w:cs="Segoe UI" w:hint="eastAsia"/>
                    <w:sz w:val="20"/>
                    <w:szCs w:val="20"/>
                  </w:rPr>
                  <w:t>☒</w:t>
                </w:r>
              </w:p>
            </w:sdtContent>
          </w:sdt>
        </w:tc>
        <w:tc>
          <w:tcPr>
            <w:tcW w:w="1145" w:type="dxa"/>
            <w:tcBorders>
              <w:top w:val="single" w:sz="4" w:space="0" w:color="auto"/>
              <w:left w:val="nil"/>
              <w:bottom w:val="single" w:sz="4" w:space="0" w:color="auto"/>
              <w:right w:val="single" w:sz="4" w:space="0" w:color="auto"/>
            </w:tcBorders>
          </w:tcPr>
          <w:p w14:paraId="08813E60" w14:textId="77777777" w:rsidR="00C328D2" w:rsidRPr="00E25BEB" w:rsidRDefault="00C328D2" w:rsidP="00C328D2">
            <w:pPr>
              <w:cnfStyle w:val="000000000000" w:firstRow="0" w:lastRow="0" w:firstColumn="0" w:lastColumn="0" w:oddVBand="0" w:evenVBand="0" w:oddHBand="0" w:evenHBand="0" w:firstRowFirstColumn="0" w:firstRowLastColumn="0" w:lastRowFirstColumn="0" w:lastRowLastColumn="0"/>
              <w:rPr>
                <w:rFonts w:cs="Segoe UI"/>
                <w:i/>
                <w:sz w:val="18"/>
                <w:szCs w:val="20"/>
              </w:rPr>
            </w:pPr>
            <w:r w:rsidRPr="00E25BEB">
              <w:rPr>
                <w:rFonts w:cs="Segoe UI"/>
                <w:sz w:val="16"/>
                <w:szCs w:val="20"/>
              </w:rPr>
              <w:t>KDM</w:t>
            </w:r>
          </w:p>
        </w:tc>
        <w:tc>
          <w:tcPr>
            <w:tcW w:w="302" w:type="dxa"/>
            <w:tcBorders>
              <w:top w:val="single" w:sz="4" w:space="0" w:color="auto"/>
              <w:left w:val="single" w:sz="4" w:space="0" w:color="auto"/>
              <w:bottom w:val="single" w:sz="4" w:space="0" w:color="auto"/>
              <w:right w:val="nil"/>
            </w:tcBorders>
          </w:tcPr>
          <w:sdt>
            <w:sdtPr>
              <w:rPr>
                <w:rFonts w:cs="Segoe UI"/>
                <w:sz w:val="20"/>
                <w:szCs w:val="20"/>
              </w:rPr>
              <w:id w:val="2145689377"/>
              <w14:checkbox>
                <w14:checked w14:val="0"/>
                <w14:checkedState w14:val="2612" w14:font="MS Gothic"/>
                <w14:uncheckedState w14:val="2610" w14:font="MS Gothic"/>
              </w14:checkbox>
            </w:sdtPr>
            <w:sdtEndPr/>
            <w:sdtContent>
              <w:p w14:paraId="6142AEEE" w14:textId="40304CE2" w:rsidR="00C328D2" w:rsidRPr="00E25BEB" w:rsidRDefault="00DC3E00" w:rsidP="00C328D2">
                <w:pPr>
                  <w:cnfStyle w:val="000000000000" w:firstRow="0" w:lastRow="0" w:firstColumn="0" w:lastColumn="0" w:oddVBand="0" w:evenVBand="0" w:oddHBand="0" w:evenHBand="0" w:firstRowFirstColumn="0" w:firstRowLastColumn="0" w:lastRowFirstColumn="0" w:lastRowLastColumn="0"/>
                  <w:rPr>
                    <w:rFonts w:cs="Segoe UI"/>
                    <w:color w:val="auto"/>
                    <w:sz w:val="20"/>
                    <w:szCs w:val="20"/>
                  </w:rPr>
                </w:pPr>
                <w:r>
                  <w:rPr>
                    <w:rFonts w:ascii="MS Gothic" w:eastAsia="MS Gothic" w:hAnsi="MS Gothic" w:cs="Segoe UI" w:hint="eastAsia"/>
                    <w:sz w:val="20"/>
                    <w:szCs w:val="20"/>
                  </w:rPr>
                  <w:t>☐</w:t>
                </w:r>
              </w:p>
            </w:sdtContent>
          </w:sdt>
        </w:tc>
        <w:tc>
          <w:tcPr>
            <w:tcW w:w="1395" w:type="dxa"/>
            <w:tcBorders>
              <w:top w:val="single" w:sz="4" w:space="0" w:color="auto"/>
              <w:left w:val="nil"/>
              <w:bottom w:val="single" w:sz="4" w:space="0" w:color="auto"/>
              <w:right w:val="single" w:sz="4" w:space="0" w:color="auto"/>
            </w:tcBorders>
          </w:tcPr>
          <w:p w14:paraId="563DDA4B" w14:textId="77777777" w:rsidR="00C328D2" w:rsidRPr="00E25BEB" w:rsidRDefault="00C328D2" w:rsidP="00C328D2">
            <w:pPr>
              <w:cnfStyle w:val="000000000000" w:firstRow="0" w:lastRow="0" w:firstColumn="0" w:lastColumn="0" w:oddVBand="0" w:evenVBand="0" w:oddHBand="0" w:evenHBand="0" w:firstRowFirstColumn="0" w:firstRowLastColumn="0" w:lastRowFirstColumn="0" w:lastRowLastColumn="0"/>
              <w:rPr>
                <w:rFonts w:cs="Segoe UI"/>
                <w:sz w:val="18"/>
                <w:szCs w:val="20"/>
              </w:rPr>
            </w:pPr>
            <w:r w:rsidRPr="00E25BEB">
              <w:rPr>
                <w:rFonts w:cs="Segoe UI"/>
                <w:sz w:val="16"/>
                <w:szCs w:val="20"/>
              </w:rPr>
              <w:t>KDI</w:t>
            </w:r>
          </w:p>
        </w:tc>
        <w:tc>
          <w:tcPr>
            <w:tcW w:w="315" w:type="dxa"/>
            <w:tcBorders>
              <w:top w:val="single" w:sz="4" w:space="0" w:color="auto"/>
              <w:left w:val="single" w:sz="4" w:space="0" w:color="auto"/>
              <w:bottom w:val="single" w:sz="4" w:space="0" w:color="auto"/>
              <w:right w:val="nil"/>
            </w:tcBorders>
          </w:tcPr>
          <w:p w14:paraId="1DEC566D" w14:textId="77777777" w:rsidR="00C328D2" w:rsidRPr="00E25BEB" w:rsidRDefault="009417CF" w:rsidP="00C328D2">
            <w:pPr>
              <w:cnfStyle w:val="000000000000" w:firstRow="0" w:lastRow="0" w:firstColumn="0" w:lastColumn="0" w:oddVBand="0" w:evenVBand="0" w:oddHBand="0" w:evenHBand="0" w:firstRowFirstColumn="0" w:firstRowLastColumn="0" w:lastRowFirstColumn="0" w:lastRowLastColumn="0"/>
              <w:rPr>
                <w:rFonts w:cs="Segoe UI"/>
                <w:color w:val="auto"/>
                <w:sz w:val="20"/>
                <w:szCs w:val="20"/>
              </w:rPr>
            </w:pPr>
            <w:sdt>
              <w:sdtPr>
                <w:rPr>
                  <w:rFonts w:cs="Segoe UI"/>
                  <w:sz w:val="20"/>
                  <w:szCs w:val="20"/>
                </w:rPr>
                <w:id w:val="325259785"/>
                <w14:checkbox>
                  <w14:checked w14:val="0"/>
                  <w14:checkedState w14:val="2612" w14:font="MS Gothic"/>
                  <w14:uncheckedState w14:val="2610" w14:font="MS Gothic"/>
                </w14:checkbox>
              </w:sdtPr>
              <w:sdtEndPr/>
              <w:sdtContent>
                <w:r w:rsidR="00C328D2" w:rsidRPr="00E25BEB">
                  <w:rPr>
                    <w:rFonts w:ascii="Segoe UI Symbol" w:eastAsia="MS Gothic" w:hAnsi="Segoe UI Symbol" w:cs="Segoe UI Symbol"/>
                    <w:sz w:val="20"/>
                    <w:szCs w:val="20"/>
                  </w:rPr>
                  <w:t>☐</w:t>
                </w:r>
              </w:sdtContent>
            </w:sdt>
          </w:p>
        </w:tc>
        <w:tc>
          <w:tcPr>
            <w:tcW w:w="1489" w:type="dxa"/>
            <w:tcBorders>
              <w:top w:val="single" w:sz="4" w:space="0" w:color="auto"/>
              <w:left w:val="nil"/>
              <w:bottom w:val="single" w:sz="4" w:space="0" w:color="auto"/>
              <w:right w:val="nil"/>
            </w:tcBorders>
          </w:tcPr>
          <w:p w14:paraId="0EBC4BA6" w14:textId="77777777" w:rsidR="00C328D2" w:rsidRPr="00E25BEB" w:rsidRDefault="00C328D2" w:rsidP="00C328D2">
            <w:pPr>
              <w:cnfStyle w:val="000000000000" w:firstRow="0" w:lastRow="0" w:firstColumn="0" w:lastColumn="0" w:oddVBand="0" w:evenVBand="0" w:oddHBand="0" w:evenHBand="0" w:firstRowFirstColumn="0" w:firstRowLastColumn="0" w:lastRowFirstColumn="0" w:lastRowLastColumn="0"/>
              <w:rPr>
                <w:rFonts w:cs="Segoe UI"/>
                <w:sz w:val="18"/>
                <w:szCs w:val="20"/>
              </w:rPr>
            </w:pPr>
            <w:r w:rsidRPr="00E25BEB">
              <w:rPr>
                <w:rFonts w:cs="Segoe UI"/>
                <w:sz w:val="16"/>
                <w:szCs w:val="20"/>
              </w:rPr>
              <w:t>Other</w:t>
            </w:r>
          </w:p>
        </w:tc>
        <w:tc>
          <w:tcPr>
            <w:tcW w:w="270" w:type="dxa"/>
            <w:tcBorders>
              <w:top w:val="single" w:sz="4" w:space="0" w:color="auto"/>
              <w:left w:val="single" w:sz="4" w:space="0" w:color="auto"/>
              <w:bottom w:val="single" w:sz="4" w:space="0" w:color="auto"/>
              <w:right w:val="nil"/>
            </w:tcBorders>
          </w:tcPr>
          <w:p w14:paraId="68AECDAF" w14:textId="77777777" w:rsidR="00C328D2" w:rsidRPr="00E25BEB" w:rsidRDefault="009417CF" w:rsidP="00C328D2">
            <w:pPr>
              <w:cnfStyle w:val="000000000000" w:firstRow="0" w:lastRow="0" w:firstColumn="0" w:lastColumn="0" w:oddVBand="0" w:evenVBand="0" w:oddHBand="0" w:evenHBand="0" w:firstRowFirstColumn="0" w:firstRowLastColumn="0" w:lastRowFirstColumn="0" w:lastRowLastColumn="0"/>
              <w:rPr>
                <w:rFonts w:cs="Segoe UI"/>
                <w:color w:val="auto"/>
                <w:sz w:val="20"/>
                <w:szCs w:val="20"/>
              </w:rPr>
            </w:pPr>
            <w:sdt>
              <w:sdtPr>
                <w:rPr>
                  <w:rFonts w:cs="Segoe UI"/>
                  <w:sz w:val="20"/>
                  <w:szCs w:val="20"/>
                </w:rPr>
                <w:id w:val="563911186"/>
                <w14:checkbox>
                  <w14:checked w14:val="0"/>
                  <w14:checkedState w14:val="2612" w14:font="MS Gothic"/>
                  <w14:uncheckedState w14:val="2610" w14:font="MS Gothic"/>
                </w14:checkbox>
              </w:sdtPr>
              <w:sdtEndPr/>
              <w:sdtContent>
                <w:r w:rsidR="00C328D2" w:rsidRPr="00E25BEB">
                  <w:rPr>
                    <w:rFonts w:ascii="Segoe UI Symbol" w:eastAsia="MS Gothic" w:hAnsi="Segoe UI Symbol" w:cs="Segoe UI Symbol"/>
                    <w:sz w:val="20"/>
                    <w:szCs w:val="20"/>
                  </w:rPr>
                  <w:t>☐</w:t>
                </w:r>
              </w:sdtContent>
            </w:sdt>
          </w:p>
        </w:tc>
        <w:tc>
          <w:tcPr>
            <w:tcW w:w="2367" w:type="dxa"/>
            <w:tcBorders>
              <w:top w:val="single" w:sz="4" w:space="0" w:color="auto"/>
              <w:left w:val="nil"/>
              <w:bottom w:val="single" w:sz="4" w:space="0" w:color="auto"/>
              <w:right w:val="single" w:sz="4" w:space="0" w:color="auto"/>
            </w:tcBorders>
          </w:tcPr>
          <w:p w14:paraId="15159D20" w14:textId="77777777" w:rsidR="00C328D2" w:rsidRPr="00E25BEB" w:rsidRDefault="00C328D2" w:rsidP="00C328D2">
            <w:pPr>
              <w:cnfStyle w:val="000000000000" w:firstRow="0" w:lastRow="0" w:firstColumn="0" w:lastColumn="0" w:oddVBand="0" w:evenVBand="0" w:oddHBand="0" w:evenHBand="0" w:firstRowFirstColumn="0" w:firstRowLastColumn="0" w:lastRowFirstColumn="0" w:lastRowLastColumn="0"/>
              <w:rPr>
                <w:rFonts w:cs="Segoe UI"/>
                <w:sz w:val="18"/>
                <w:szCs w:val="20"/>
              </w:rPr>
            </w:pPr>
            <w:r w:rsidRPr="00E25BEB">
              <w:rPr>
                <w:rFonts w:cs="Segoe UI"/>
                <w:sz w:val="16"/>
                <w:szCs w:val="20"/>
              </w:rPr>
              <w:t>Unknown</w:t>
            </w:r>
          </w:p>
        </w:tc>
      </w:tr>
    </w:tbl>
    <w:p w14:paraId="30D64BB8" w14:textId="77777777" w:rsidR="00B975DC" w:rsidRPr="00E25BEB" w:rsidRDefault="00B975DC">
      <w:pPr>
        <w:rPr>
          <w:rFonts w:cs="Segoe UI"/>
        </w:rPr>
      </w:pPr>
    </w:p>
    <w:tbl>
      <w:tblPr>
        <w:tblStyle w:val="GridTable6Colorful"/>
        <w:tblW w:w="9810" w:type="dxa"/>
        <w:tblInd w:w="-5" w:type="dxa"/>
        <w:tblLayout w:type="fixed"/>
        <w:tblCellMar>
          <w:top w:w="115" w:type="dxa"/>
          <w:left w:w="115" w:type="dxa"/>
          <w:bottom w:w="115" w:type="dxa"/>
          <w:right w:w="115" w:type="dxa"/>
        </w:tblCellMar>
        <w:tblLook w:val="04A0" w:firstRow="1" w:lastRow="0" w:firstColumn="1" w:lastColumn="0" w:noHBand="0" w:noVBand="1"/>
      </w:tblPr>
      <w:tblGrid>
        <w:gridCol w:w="2250"/>
        <w:gridCol w:w="7560"/>
      </w:tblGrid>
      <w:tr w:rsidR="001D7602" w:rsidRPr="00E25BEB" w14:paraId="480DE00D" w14:textId="77777777" w:rsidTr="00B975DC">
        <w:trPr>
          <w:cnfStyle w:val="100000000000" w:firstRow="1" w:lastRow="0" w:firstColumn="0" w:lastColumn="0" w:oddVBand="0" w:evenVBand="0" w:oddHBand="0"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2823A6E4" w14:textId="77777777" w:rsidR="00B81DC2" w:rsidRPr="00E25BEB" w:rsidRDefault="0004168B" w:rsidP="0004168B">
            <w:pPr>
              <w:rPr>
                <w:rFonts w:cs="Segoe UI"/>
                <w:sz w:val="20"/>
                <w:szCs w:val="20"/>
              </w:rPr>
            </w:pPr>
            <w:r w:rsidRPr="00E25BEB">
              <w:rPr>
                <w:rFonts w:cs="Segoe UI"/>
                <w:sz w:val="20"/>
                <w:szCs w:val="20"/>
              </w:rPr>
              <w:t xml:space="preserve">Opening </w:t>
            </w:r>
            <w:r w:rsidR="00B14219" w:rsidRPr="00E25BEB">
              <w:rPr>
                <w:rFonts w:cs="Segoe UI"/>
                <w:sz w:val="20"/>
                <w:szCs w:val="20"/>
              </w:rPr>
              <w:t xml:space="preserve">Value </w:t>
            </w:r>
            <w:r w:rsidRPr="00E25BEB">
              <w:rPr>
                <w:rFonts w:cs="Segoe UI"/>
                <w:sz w:val="20"/>
                <w:szCs w:val="20"/>
              </w:rPr>
              <w:t>Statement</w:t>
            </w:r>
            <w:r w:rsidR="00B14219" w:rsidRPr="00E25BEB">
              <w:rPr>
                <w:rFonts w:cs="Segoe UI"/>
                <w:sz w:val="20"/>
                <w:szCs w:val="20"/>
              </w:rPr>
              <w:t xml:space="preserve"> for Connect</w:t>
            </w:r>
          </w:p>
          <w:p w14:paraId="7AC63285" w14:textId="77777777" w:rsidR="002275F2" w:rsidRPr="00E25BEB" w:rsidRDefault="002275F2" w:rsidP="0004168B">
            <w:pPr>
              <w:rPr>
                <w:rFonts w:cs="Segoe UI"/>
                <w:sz w:val="20"/>
                <w:szCs w:val="20"/>
              </w:rPr>
            </w:pPr>
          </w:p>
          <w:p w14:paraId="208D1347" w14:textId="77777777" w:rsidR="002275F2" w:rsidRPr="00E25BEB" w:rsidRDefault="002275F2" w:rsidP="00B14219">
            <w:pPr>
              <w:rPr>
                <w:rFonts w:cs="Segoe UI"/>
                <w:b w:val="0"/>
                <w:i/>
                <w:sz w:val="14"/>
                <w:szCs w:val="20"/>
              </w:rPr>
            </w:pPr>
          </w:p>
        </w:tc>
        <w:tc>
          <w:tcPr>
            <w:tcW w:w="7560" w:type="dxa"/>
            <w:tcBorders>
              <w:top w:val="single" w:sz="2" w:space="0" w:color="auto"/>
              <w:bottom w:val="single" w:sz="2" w:space="0" w:color="auto"/>
            </w:tcBorders>
          </w:tcPr>
          <w:p w14:paraId="3E34D96E" w14:textId="77D81B85" w:rsidR="009D37EF" w:rsidRPr="00AD2DE4" w:rsidRDefault="00AD2DE4" w:rsidP="00A00AF2">
            <w:pPr>
              <w:cnfStyle w:val="100000000000" w:firstRow="1" w:lastRow="0" w:firstColumn="0" w:lastColumn="0" w:oddVBand="0" w:evenVBand="0" w:oddHBand="0" w:evenHBand="0" w:firstRowFirstColumn="0" w:firstRowLastColumn="0" w:lastRowFirstColumn="0" w:lastRowLastColumn="0"/>
              <w:rPr>
                <w:rFonts w:cs="Segoe UI Light"/>
                <w:b w:val="0"/>
                <w:sz w:val="16"/>
                <w:szCs w:val="20"/>
              </w:rPr>
            </w:pPr>
            <w:r>
              <w:rPr>
                <w:rFonts w:cs="Segoe UI Light"/>
                <w:b w:val="0"/>
                <w:sz w:val="16"/>
                <w:szCs w:val="20"/>
              </w:rPr>
              <w:t>“</w:t>
            </w:r>
            <w:r w:rsidR="00C17C60" w:rsidRPr="00AD2DE4">
              <w:rPr>
                <w:rFonts w:cs="Segoe UI Light"/>
                <w:b w:val="0"/>
                <w:sz w:val="16"/>
                <w:szCs w:val="20"/>
              </w:rPr>
              <w:t xml:space="preserve">Hi </w:t>
            </w:r>
            <w:r w:rsidRPr="00AD2DE4">
              <w:rPr>
                <w:rFonts w:cs="Segoe UI Light"/>
                <w:b w:val="0"/>
                <w:sz w:val="16"/>
                <w:szCs w:val="20"/>
                <w:u w:val="single"/>
              </w:rPr>
              <w:t>(Customer name).</w:t>
            </w:r>
            <w:r>
              <w:rPr>
                <w:rFonts w:cs="Segoe UI Light"/>
                <w:b w:val="0"/>
                <w:sz w:val="16"/>
                <w:szCs w:val="20"/>
              </w:rPr>
              <w:t xml:space="preserve"> </w:t>
            </w:r>
            <w:r w:rsidR="00171C8A">
              <w:rPr>
                <w:rFonts w:cs="Segoe UI Light"/>
                <w:b w:val="0"/>
                <w:sz w:val="16"/>
                <w:szCs w:val="20"/>
              </w:rPr>
              <w:t xml:space="preserve">This is (your name) with (your organization) Healthcare Practice. I’m sure I’ve caught you in the middle of something.  The purpose of my call is to get 20 minutes on your calendar to discuss how we can help you manage HIPAA Compliance &amp; Cybersecurity risks. </w:t>
            </w:r>
            <w:r w:rsidR="00493858" w:rsidRPr="00AD2DE4">
              <w:rPr>
                <w:rFonts w:cs="Segoe UI Light"/>
                <w:b w:val="0"/>
                <w:sz w:val="16"/>
                <w:szCs w:val="20"/>
              </w:rPr>
              <w:t>We’ve</w:t>
            </w:r>
            <w:r w:rsidR="009D37EF" w:rsidRPr="00AD2DE4">
              <w:rPr>
                <w:rFonts w:cs="Segoe UI Light"/>
                <w:b w:val="0"/>
                <w:sz w:val="16"/>
                <w:szCs w:val="20"/>
              </w:rPr>
              <w:t xml:space="preserve"> been working with Healthcare </w:t>
            </w:r>
            <w:del w:id="0" w:author="Navin Balakrishnaraja" w:date="2019-06-18T07:38:00Z">
              <w:r w:rsidR="009D37EF" w:rsidRPr="00AD2DE4" w:rsidDel="006B40ED">
                <w:rPr>
                  <w:rFonts w:cs="Segoe UI Light"/>
                  <w:b w:val="0"/>
                  <w:sz w:val="16"/>
                  <w:szCs w:val="20"/>
                </w:rPr>
                <w:delText xml:space="preserve">firms </w:delText>
              </w:r>
            </w:del>
            <w:ins w:id="1" w:author="Navin Balakrishnaraja" w:date="2019-06-18T07:38:00Z">
              <w:r w:rsidR="006B40ED">
                <w:rPr>
                  <w:rFonts w:cs="Segoe UI Light"/>
                  <w:b w:val="0"/>
                  <w:sz w:val="16"/>
                  <w:szCs w:val="20"/>
                </w:rPr>
                <w:t>organizations</w:t>
              </w:r>
              <w:r w:rsidR="006B40ED" w:rsidRPr="00AD2DE4">
                <w:rPr>
                  <w:rFonts w:cs="Segoe UI Light"/>
                  <w:b w:val="0"/>
                  <w:sz w:val="16"/>
                  <w:szCs w:val="20"/>
                </w:rPr>
                <w:t xml:space="preserve"> </w:t>
              </w:r>
            </w:ins>
            <w:r w:rsidR="009D37EF" w:rsidRPr="00AD2DE4">
              <w:rPr>
                <w:rFonts w:cs="Segoe UI Light"/>
                <w:b w:val="0"/>
                <w:sz w:val="16"/>
                <w:szCs w:val="20"/>
              </w:rPr>
              <w:t xml:space="preserve">around the country and understand that </w:t>
            </w:r>
            <w:r w:rsidR="00171C8A">
              <w:rPr>
                <w:rFonts w:cs="Segoe UI Light"/>
                <w:b w:val="0"/>
                <w:sz w:val="16"/>
                <w:szCs w:val="20"/>
              </w:rPr>
              <w:t xml:space="preserve">this is </w:t>
            </w:r>
            <w:r w:rsidR="009D37EF" w:rsidRPr="00AD2DE4">
              <w:rPr>
                <w:rFonts w:cs="Segoe UI Light"/>
                <w:b w:val="0"/>
                <w:sz w:val="16"/>
                <w:szCs w:val="20"/>
              </w:rPr>
              <w:t>beco</w:t>
            </w:r>
            <w:r w:rsidR="00493858" w:rsidRPr="00AD2DE4">
              <w:rPr>
                <w:rFonts w:cs="Segoe UI Light"/>
                <w:b w:val="0"/>
                <w:sz w:val="16"/>
                <w:szCs w:val="20"/>
              </w:rPr>
              <w:t>ming a bigger and bigger challenge</w:t>
            </w:r>
            <w:r w:rsidR="009D37EF" w:rsidRPr="00AD2DE4">
              <w:rPr>
                <w:rFonts w:cs="Segoe UI Light"/>
                <w:b w:val="0"/>
                <w:sz w:val="16"/>
                <w:szCs w:val="20"/>
              </w:rPr>
              <w:t>.</w:t>
            </w:r>
            <w:r w:rsidR="00555E07" w:rsidRPr="00AD2DE4">
              <w:rPr>
                <w:rFonts w:cs="Segoe UI Light"/>
                <w:b w:val="0"/>
                <w:sz w:val="16"/>
                <w:szCs w:val="20"/>
              </w:rPr>
              <w:t xml:space="preserve"> </w:t>
            </w:r>
            <w:r w:rsidR="00171C8A">
              <w:rPr>
                <w:rFonts w:cs="Segoe UI Light"/>
                <w:b w:val="0"/>
                <w:sz w:val="16"/>
                <w:szCs w:val="20"/>
              </w:rPr>
              <w:t xml:space="preserve">We’ve been able to help them </w:t>
            </w:r>
            <w:r w:rsidR="00555E07" w:rsidRPr="00AD2DE4">
              <w:rPr>
                <w:rFonts w:cs="Segoe UI Light"/>
                <w:b w:val="0"/>
                <w:sz w:val="16"/>
                <w:szCs w:val="20"/>
              </w:rPr>
              <w:t xml:space="preserve">execute </w:t>
            </w:r>
            <w:r w:rsidR="004B25A2" w:rsidRPr="00AD2DE4">
              <w:rPr>
                <w:rFonts w:cs="Segoe UI Light"/>
                <w:b w:val="0"/>
                <w:sz w:val="16"/>
                <w:szCs w:val="20"/>
              </w:rPr>
              <w:t>a 5-step approach</w:t>
            </w:r>
            <w:r w:rsidR="00555E07" w:rsidRPr="00AD2DE4">
              <w:rPr>
                <w:rFonts w:cs="Segoe UI Light"/>
                <w:b w:val="0"/>
                <w:sz w:val="16"/>
                <w:szCs w:val="20"/>
              </w:rPr>
              <w:t xml:space="preserve"> which makes</w:t>
            </w:r>
            <w:r w:rsidR="004B25A2" w:rsidRPr="00AD2DE4">
              <w:rPr>
                <w:rFonts w:cs="Segoe UI Light"/>
                <w:b w:val="0"/>
                <w:sz w:val="16"/>
                <w:szCs w:val="20"/>
              </w:rPr>
              <w:t xml:space="preserve"> it easy t</w:t>
            </w:r>
            <w:r w:rsidR="00E5221D" w:rsidRPr="00AD2DE4">
              <w:rPr>
                <w:rFonts w:cs="Segoe UI Light"/>
                <w:b w:val="0"/>
                <w:sz w:val="16"/>
                <w:szCs w:val="20"/>
              </w:rPr>
              <w:t xml:space="preserve">o stay on top of </w:t>
            </w:r>
            <w:r w:rsidR="004B25A2" w:rsidRPr="00AD2DE4">
              <w:rPr>
                <w:rFonts w:cs="Segoe UI Light"/>
                <w:b w:val="0"/>
                <w:sz w:val="16"/>
                <w:szCs w:val="20"/>
              </w:rPr>
              <w:t>this</w:t>
            </w:r>
            <w:r w:rsidR="00555E07" w:rsidRPr="00AD2DE4">
              <w:rPr>
                <w:rFonts w:cs="Segoe UI Light"/>
                <w:b w:val="0"/>
                <w:sz w:val="16"/>
                <w:szCs w:val="20"/>
              </w:rPr>
              <w:t>,</w:t>
            </w:r>
            <w:r w:rsidR="00493858" w:rsidRPr="00AD2DE4">
              <w:rPr>
                <w:rFonts w:cs="Segoe UI Light"/>
                <w:b w:val="0"/>
                <w:sz w:val="16"/>
                <w:szCs w:val="20"/>
              </w:rPr>
              <w:t xml:space="preserve"> plus </w:t>
            </w:r>
            <w:r w:rsidR="00555E07" w:rsidRPr="00AD2DE4">
              <w:rPr>
                <w:rFonts w:cs="Segoe UI Light"/>
                <w:b w:val="0"/>
                <w:sz w:val="16"/>
                <w:szCs w:val="20"/>
              </w:rPr>
              <w:t>once complete</w:t>
            </w:r>
            <w:ins w:id="2" w:author="Robyn Johnson" w:date="2019-06-18T07:34:00Z">
              <w:r w:rsidR="009417CF">
                <w:rPr>
                  <w:rFonts w:cs="Segoe UI Light"/>
                  <w:b w:val="0"/>
                  <w:sz w:val="16"/>
                  <w:szCs w:val="20"/>
                </w:rPr>
                <w:t>,</w:t>
              </w:r>
            </w:ins>
            <w:r w:rsidR="00555E07" w:rsidRPr="00AD2DE4">
              <w:rPr>
                <w:rFonts w:cs="Segoe UI Light"/>
                <w:b w:val="0"/>
                <w:sz w:val="16"/>
                <w:szCs w:val="20"/>
              </w:rPr>
              <w:t xml:space="preserve"> </w:t>
            </w:r>
            <w:r w:rsidR="00171C8A">
              <w:rPr>
                <w:rFonts w:cs="Segoe UI Light"/>
                <w:b w:val="0"/>
                <w:sz w:val="16"/>
                <w:szCs w:val="20"/>
              </w:rPr>
              <w:t xml:space="preserve">they </w:t>
            </w:r>
            <w:r w:rsidR="00493858" w:rsidRPr="00AD2DE4">
              <w:rPr>
                <w:rFonts w:cs="Segoe UI Light"/>
                <w:b w:val="0"/>
                <w:sz w:val="16"/>
                <w:szCs w:val="20"/>
              </w:rPr>
              <w:t>have</w:t>
            </w:r>
            <w:r w:rsidR="004B25A2" w:rsidRPr="00AD2DE4">
              <w:rPr>
                <w:rFonts w:cs="Segoe UI Light"/>
                <w:b w:val="0"/>
                <w:sz w:val="16"/>
                <w:szCs w:val="20"/>
              </w:rPr>
              <w:t xml:space="preserve"> an easy to use </w:t>
            </w:r>
            <w:ins w:id="3" w:author="Navin Balakrishnaraja" w:date="2019-06-18T07:39:00Z">
              <w:r w:rsidR="006B40ED">
                <w:rPr>
                  <w:rFonts w:cs="Segoe UI Light"/>
                  <w:b w:val="0"/>
                  <w:sz w:val="16"/>
                  <w:szCs w:val="20"/>
                </w:rPr>
                <w:t xml:space="preserve">compliance </w:t>
              </w:r>
            </w:ins>
            <w:r w:rsidR="004B25A2" w:rsidRPr="00AD2DE4">
              <w:rPr>
                <w:rFonts w:cs="Segoe UI Light"/>
                <w:b w:val="0"/>
                <w:sz w:val="16"/>
                <w:szCs w:val="20"/>
              </w:rPr>
              <w:t>portal</w:t>
            </w:r>
            <w:r w:rsidR="00493858" w:rsidRPr="00AD2DE4">
              <w:rPr>
                <w:rFonts w:cs="Segoe UI Light"/>
                <w:b w:val="0"/>
                <w:sz w:val="16"/>
                <w:szCs w:val="20"/>
              </w:rPr>
              <w:t>,</w:t>
            </w:r>
            <w:r w:rsidR="004B25A2" w:rsidRPr="00AD2DE4">
              <w:rPr>
                <w:rFonts w:cs="Segoe UI Light"/>
                <w:b w:val="0"/>
                <w:sz w:val="16"/>
                <w:szCs w:val="20"/>
              </w:rPr>
              <w:t xml:space="preserve"> complete with </w:t>
            </w:r>
            <w:bookmarkStart w:id="4" w:name="_GoBack"/>
            <w:bookmarkEnd w:id="4"/>
            <w:del w:id="5" w:author="Robyn Johnson" w:date="2019-06-18T07:33:00Z">
              <w:r w:rsidR="004B25A2" w:rsidRPr="00AD2DE4" w:rsidDel="009417CF">
                <w:rPr>
                  <w:rFonts w:cs="Segoe UI Light"/>
                  <w:b w:val="0"/>
                  <w:sz w:val="16"/>
                  <w:szCs w:val="20"/>
                </w:rPr>
                <w:delText>a</w:delText>
              </w:r>
            </w:del>
            <w:del w:id="6" w:author="Robyn Johnson" w:date="2019-06-18T07:34:00Z">
              <w:r w:rsidR="004B25A2" w:rsidRPr="00AD2DE4" w:rsidDel="009417CF">
                <w:rPr>
                  <w:rFonts w:cs="Segoe UI Light"/>
                  <w:b w:val="0"/>
                  <w:sz w:val="16"/>
                  <w:szCs w:val="20"/>
                </w:rPr>
                <w:delText xml:space="preserve"> </w:delText>
              </w:r>
            </w:del>
            <w:r w:rsidR="004B25A2" w:rsidRPr="00AD2DE4">
              <w:rPr>
                <w:rFonts w:cs="Segoe UI Light"/>
                <w:b w:val="0"/>
                <w:sz w:val="16"/>
                <w:szCs w:val="20"/>
              </w:rPr>
              <w:t>Dashboard</w:t>
            </w:r>
            <w:r w:rsidR="00171C8A">
              <w:rPr>
                <w:rFonts w:cs="Segoe UI Light"/>
                <w:b w:val="0"/>
                <w:sz w:val="16"/>
                <w:szCs w:val="20"/>
              </w:rPr>
              <w:t xml:space="preserve">s that helps </w:t>
            </w:r>
            <w:r w:rsidR="00493858" w:rsidRPr="00AD2DE4">
              <w:rPr>
                <w:rFonts w:cs="Segoe UI Light"/>
                <w:b w:val="0"/>
                <w:sz w:val="16"/>
                <w:szCs w:val="20"/>
              </w:rPr>
              <w:t>with</w:t>
            </w:r>
            <w:r w:rsidR="004B25A2" w:rsidRPr="00AD2DE4">
              <w:rPr>
                <w:rFonts w:cs="Segoe UI Light"/>
                <w:b w:val="0"/>
                <w:sz w:val="16"/>
                <w:szCs w:val="20"/>
              </w:rPr>
              <w:t xml:space="preserve"> HIPAA and Cybersecurity readiness. </w:t>
            </w:r>
            <w:r w:rsidR="00C17C60" w:rsidRPr="00AD2DE4">
              <w:rPr>
                <w:rFonts w:cs="Segoe UI Light"/>
                <w:b w:val="0"/>
                <w:sz w:val="16"/>
                <w:szCs w:val="20"/>
              </w:rPr>
              <w:t xml:space="preserve"> </w:t>
            </w:r>
          </w:p>
          <w:p w14:paraId="10567597" w14:textId="483B0039" w:rsidR="009D37EF" w:rsidRPr="00AD2DE4" w:rsidRDefault="009D37EF" w:rsidP="00A00AF2">
            <w:pPr>
              <w:cnfStyle w:val="100000000000" w:firstRow="1" w:lastRow="0" w:firstColumn="0" w:lastColumn="0" w:oddVBand="0" w:evenVBand="0" w:oddHBand="0" w:evenHBand="0" w:firstRowFirstColumn="0" w:firstRowLastColumn="0" w:lastRowFirstColumn="0" w:lastRowLastColumn="0"/>
              <w:rPr>
                <w:rFonts w:cs="Segoe UI Light"/>
                <w:b w:val="0"/>
                <w:sz w:val="16"/>
                <w:szCs w:val="20"/>
              </w:rPr>
            </w:pPr>
          </w:p>
          <w:p w14:paraId="252053D7" w14:textId="1BE762D4" w:rsidR="008A7656" w:rsidRPr="00AD2DE4" w:rsidRDefault="008A7656" w:rsidP="00A00AF2">
            <w:pPr>
              <w:cnfStyle w:val="100000000000" w:firstRow="1" w:lastRow="0" w:firstColumn="0" w:lastColumn="0" w:oddVBand="0" w:evenVBand="0" w:oddHBand="0" w:evenHBand="0" w:firstRowFirstColumn="0" w:firstRowLastColumn="0" w:lastRowFirstColumn="0" w:lastRowLastColumn="0"/>
              <w:rPr>
                <w:rFonts w:cs="Segoe UI Light"/>
                <w:b w:val="0"/>
                <w:sz w:val="16"/>
                <w:szCs w:val="20"/>
              </w:rPr>
            </w:pPr>
            <w:r w:rsidRPr="00AD2DE4">
              <w:rPr>
                <w:rFonts w:cs="Segoe UI Light"/>
                <w:b w:val="0"/>
                <w:sz w:val="16"/>
                <w:szCs w:val="20"/>
              </w:rPr>
              <w:t>I would like to setup a time for one of our</w:t>
            </w:r>
            <w:r w:rsidR="00E5221D" w:rsidRPr="00AD2DE4">
              <w:rPr>
                <w:rFonts w:cs="Segoe UI Light"/>
                <w:b w:val="0"/>
                <w:sz w:val="16"/>
                <w:szCs w:val="20"/>
              </w:rPr>
              <w:t xml:space="preserve"> specialists to come and talk with</w:t>
            </w:r>
            <w:r w:rsidRPr="00AD2DE4">
              <w:rPr>
                <w:rFonts w:cs="Segoe UI Light"/>
                <w:b w:val="0"/>
                <w:sz w:val="16"/>
                <w:szCs w:val="20"/>
              </w:rPr>
              <w:t xml:space="preserve"> you in more detail</w:t>
            </w:r>
            <w:r w:rsidR="00E5221D" w:rsidRPr="00AD2DE4">
              <w:rPr>
                <w:rFonts w:cs="Segoe UI Light"/>
                <w:b w:val="0"/>
                <w:sz w:val="16"/>
                <w:szCs w:val="20"/>
              </w:rPr>
              <w:t xml:space="preserve"> on this topic</w:t>
            </w:r>
            <w:r w:rsidRPr="00AD2DE4">
              <w:rPr>
                <w:rFonts w:cs="Segoe UI Light"/>
                <w:b w:val="0"/>
                <w:sz w:val="16"/>
                <w:szCs w:val="20"/>
              </w:rPr>
              <w:t>. How does Tuesday at 2 PM look like for you?</w:t>
            </w:r>
            <w:r w:rsidR="00AD2DE4">
              <w:rPr>
                <w:rFonts w:cs="Segoe UI Light"/>
                <w:b w:val="0"/>
                <w:sz w:val="16"/>
                <w:szCs w:val="20"/>
              </w:rPr>
              <w:t>”</w:t>
            </w:r>
          </w:p>
          <w:p w14:paraId="18041886" w14:textId="77777777" w:rsidR="00E5221D" w:rsidRPr="00AD2DE4" w:rsidRDefault="00E5221D" w:rsidP="00A00AF2">
            <w:pPr>
              <w:cnfStyle w:val="100000000000" w:firstRow="1" w:lastRow="0" w:firstColumn="0" w:lastColumn="0" w:oddVBand="0" w:evenVBand="0" w:oddHBand="0" w:evenHBand="0" w:firstRowFirstColumn="0" w:firstRowLastColumn="0" w:lastRowFirstColumn="0" w:lastRowLastColumn="0"/>
              <w:rPr>
                <w:rFonts w:cs="Segoe UI Light"/>
                <w:b w:val="0"/>
                <w:sz w:val="16"/>
                <w:szCs w:val="20"/>
              </w:rPr>
            </w:pPr>
          </w:p>
          <w:p w14:paraId="60C42384" w14:textId="334FBFA2" w:rsidR="00E5221D" w:rsidRPr="00AD2DE4" w:rsidRDefault="00E5221D" w:rsidP="00A00AF2">
            <w:pPr>
              <w:cnfStyle w:val="100000000000" w:firstRow="1" w:lastRow="0" w:firstColumn="0" w:lastColumn="0" w:oddVBand="0" w:evenVBand="0" w:oddHBand="0" w:evenHBand="0" w:firstRowFirstColumn="0" w:firstRowLastColumn="0" w:lastRowFirstColumn="0" w:lastRowLastColumn="0"/>
              <w:rPr>
                <w:rFonts w:cs="Segoe UI Light"/>
                <w:b w:val="0"/>
                <w:sz w:val="16"/>
                <w:szCs w:val="20"/>
              </w:rPr>
            </w:pPr>
            <w:r w:rsidRPr="00AD2DE4">
              <w:rPr>
                <w:rFonts w:cs="Segoe UI Light"/>
                <w:b w:val="0"/>
                <w:sz w:val="16"/>
                <w:szCs w:val="20"/>
              </w:rPr>
              <w:t>&lt;set apt time&gt;</w:t>
            </w:r>
            <w:r w:rsidR="00AD2DE4">
              <w:rPr>
                <w:rFonts w:cs="Segoe UI Light"/>
                <w:b w:val="0"/>
                <w:sz w:val="16"/>
                <w:szCs w:val="20"/>
              </w:rPr>
              <w:t xml:space="preserve"> Ask follow up SIGN questions. </w:t>
            </w:r>
          </w:p>
          <w:p w14:paraId="76D442A6" w14:textId="361C498D" w:rsidR="00E5221D" w:rsidRPr="008B2F8A" w:rsidRDefault="00E5221D" w:rsidP="00A00AF2">
            <w:pPr>
              <w:cnfStyle w:val="100000000000" w:firstRow="1" w:lastRow="0" w:firstColumn="0" w:lastColumn="0" w:oddVBand="0" w:evenVBand="0" w:oddHBand="0" w:evenHBand="0" w:firstRowFirstColumn="0" w:firstRowLastColumn="0" w:lastRowFirstColumn="0" w:lastRowLastColumn="0"/>
              <w:rPr>
                <w:rFonts w:cs="Segoe UI Light"/>
                <w:b w:val="0"/>
                <w:sz w:val="16"/>
                <w:szCs w:val="20"/>
              </w:rPr>
            </w:pPr>
          </w:p>
        </w:tc>
      </w:tr>
      <w:tr w:rsidR="002275F2" w:rsidRPr="00E25BEB" w14:paraId="4A1DF489" w14:textId="77777777" w:rsidTr="00B975DC">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57593567" w14:textId="77777777" w:rsidR="002275F2" w:rsidRPr="00E25BEB" w:rsidRDefault="002275F2" w:rsidP="0004168B">
            <w:pPr>
              <w:rPr>
                <w:rFonts w:cs="Segoe UI"/>
                <w:sz w:val="20"/>
                <w:szCs w:val="20"/>
              </w:rPr>
            </w:pPr>
            <w:r w:rsidRPr="00E25BEB">
              <w:rPr>
                <w:rFonts w:cs="Segoe UI"/>
                <w:sz w:val="20"/>
                <w:szCs w:val="20"/>
              </w:rPr>
              <w:t>Voicemail Script</w:t>
            </w:r>
          </w:p>
          <w:p w14:paraId="146292BA" w14:textId="77777777" w:rsidR="002275F2" w:rsidRPr="00E25BEB" w:rsidRDefault="002275F2" w:rsidP="0004168B">
            <w:pPr>
              <w:rPr>
                <w:rFonts w:cs="Segoe UI"/>
                <w:sz w:val="20"/>
                <w:szCs w:val="20"/>
              </w:rPr>
            </w:pPr>
          </w:p>
          <w:p w14:paraId="24A3A909" w14:textId="77777777" w:rsidR="002275F2" w:rsidRPr="00E25BEB" w:rsidRDefault="002275F2" w:rsidP="0004168B">
            <w:pPr>
              <w:rPr>
                <w:rFonts w:cs="Segoe UI"/>
                <w:sz w:val="20"/>
                <w:szCs w:val="20"/>
              </w:rPr>
            </w:pPr>
          </w:p>
          <w:p w14:paraId="35989257" w14:textId="77777777" w:rsidR="002275F2" w:rsidRPr="00E25BEB" w:rsidRDefault="002275F2" w:rsidP="0004168B">
            <w:pPr>
              <w:rPr>
                <w:rFonts w:cs="Segoe UI"/>
                <w:sz w:val="20"/>
                <w:szCs w:val="20"/>
              </w:rPr>
            </w:pPr>
          </w:p>
        </w:tc>
        <w:tc>
          <w:tcPr>
            <w:tcW w:w="7560" w:type="dxa"/>
            <w:tcBorders>
              <w:top w:val="single" w:sz="2" w:space="0" w:color="auto"/>
              <w:bottom w:val="single" w:sz="2" w:space="0" w:color="auto"/>
            </w:tcBorders>
          </w:tcPr>
          <w:p w14:paraId="75AEB123" w14:textId="60B01642" w:rsidR="008A7656" w:rsidRPr="00AD2DE4" w:rsidRDefault="00AD2DE4" w:rsidP="008A7656">
            <w:pPr>
              <w:cnfStyle w:val="000000100000" w:firstRow="0" w:lastRow="0" w:firstColumn="0" w:lastColumn="0" w:oddVBand="0" w:evenVBand="0" w:oddHBand="1" w:evenHBand="0" w:firstRowFirstColumn="0" w:firstRowLastColumn="0" w:lastRowFirstColumn="0" w:lastRowLastColumn="0"/>
              <w:rPr>
                <w:rFonts w:cs="Segoe UI Light"/>
                <w:bCs/>
                <w:sz w:val="16"/>
                <w:szCs w:val="20"/>
              </w:rPr>
            </w:pPr>
            <w:r>
              <w:rPr>
                <w:rFonts w:cs="Segoe UI Light"/>
                <w:sz w:val="16"/>
                <w:szCs w:val="20"/>
              </w:rPr>
              <w:t xml:space="preserve">Hi </w:t>
            </w:r>
            <w:r w:rsidRPr="00AD2DE4">
              <w:rPr>
                <w:rFonts w:cs="Segoe UI Light"/>
                <w:sz w:val="16"/>
                <w:szCs w:val="20"/>
                <w:u w:val="single"/>
              </w:rPr>
              <w:t>(Customer name)</w:t>
            </w:r>
            <w:r w:rsidR="008A7656" w:rsidRPr="00AD2DE4">
              <w:rPr>
                <w:rFonts w:cs="Segoe UI Light"/>
                <w:sz w:val="16"/>
                <w:szCs w:val="20"/>
                <w:u w:val="single"/>
              </w:rPr>
              <w:t>,</w:t>
            </w:r>
          </w:p>
          <w:p w14:paraId="3B60F72C" w14:textId="77777777" w:rsidR="004B25A2" w:rsidRPr="00AD2DE4" w:rsidRDefault="004B25A2" w:rsidP="008A7656">
            <w:pPr>
              <w:cnfStyle w:val="000000100000" w:firstRow="0" w:lastRow="0" w:firstColumn="0" w:lastColumn="0" w:oddVBand="0" w:evenVBand="0" w:oddHBand="1" w:evenHBand="0" w:firstRowFirstColumn="0" w:firstRowLastColumn="0" w:lastRowFirstColumn="0" w:lastRowLastColumn="0"/>
              <w:rPr>
                <w:rFonts w:cs="Segoe UI Light"/>
                <w:bCs/>
                <w:sz w:val="16"/>
                <w:szCs w:val="20"/>
              </w:rPr>
            </w:pPr>
          </w:p>
          <w:p w14:paraId="14CEDD0E" w14:textId="6950D6E2" w:rsidR="008A7656" w:rsidRPr="00AD2DE4" w:rsidRDefault="004B25A2" w:rsidP="008A7656">
            <w:pPr>
              <w:cnfStyle w:val="000000100000" w:firstRow="0" w:lastRow="0" w:firstColumn="0" w:lastColumn="0" w:oddVBand="0" w:evenVBand="0" w:oddHBand="1" w:evenHBand="0" w:firstRowFirstColumn="0" w:firstRowLastColumn="0" w:lastRowFirstColumn="0" w:lastRowLastColumn="0"/>
              <w:rPr>
                <w:rFonts w:cs="Segoe UI Light"/>
                <w:bCs/>
                <w:sz w:val="16"/>
                <w:szCs w:val="20"/>
              </w:rPr>
            </w:pPr>
            <w:r w:rsidRPr="00AD2DE4">
              <w:rPr>
                <w:rFonts w:cs="Segoe UI Light"/>
                <w:bCs/>
                <w:sz w:val="16"/>
                <w:szCs w:val="20"/>
              </w:rPr>
              <w:t xml:space="preserve">We enable Healthcare organizations to manage </w:t>
            </w:r>
            <w:r w:rsidR="008A7656" w:rsidRPr="00AD2DE4">
              <w:rPr>
                <w:rFonts w:cs="Segoe UI Light"/>
                <w:sz w:val="16"/>
                <w:szCs w:val="20"/>
              </w:rPr>
              <w:t>HIPAA Compliance &amp; Cybersecurity risks</w:t>
            </w:r>
            <w:r w:rsidR="00516BC0" w:rsidRPr="00AD2DE4">
              <w:rPr>
                <w:rFonts w:cs="Segoe UI Light"/>
                <w:sz w:val="16"/>
                <w:szCs w:val="20"/>
              </w:rPr>
              <w:t xml:space="preserve"> </w:t>
            </w:r>
            <w:r w:rsidRPr="00AD2DE4">
              <w:rPr>
                <w:rFonts w:cs="Segoe UI Light"/>
                <w:sz w:val="16"/>
                <w:szCs w:val="20"/>
              </w:rPr>
              <w:t xml:space="preserve">by helping you execute a 5 step approach. Once complete, you have a </w:t>
            </w:r>
            <w:ins w:id="7" w:author="Navin Balakrishnaraja" w:date="2019-06-18T07:39:00Z">
              <w:r w:rsidR="006B40ED">
                <w:rPr>
                  <w:rFonts w:cs="Segoe UI Light"/>
                  <w:sz w:val="16"/>
                  <w:szCs w:val="20"/>
                </w:rPr>
                <w:t xml:space="preserve">compliance </w:t>
              </w:r>
            </w:ins>
            <w:r w:rsidRPr="00AD2DE4">
              <w:rPr>
                <w:rFonts w:cs="Segoe UI Light"/>
                <w:sz w:val="16"/>
                <w:szCs w:val="20"/>
              </w:rPr>
              <w:t xml:space="preserve">portal with easy to read dashboard views of your risk level, which enables future decision making. We’d like to share how this might work for you. </w:t>
            </w:r>
            <w:r w:rsidR="009D37EF" w:rsidRPr="00AD2DE4">
              <w:rPr>
                <w:rFonts w:cs="Segoe UI Light"/>
                <w:sz w:val="16"/>
                <w:szCs w:val="20"/>
              </w:rPr>
              <w:t xml:space="preserve"> </w:t>
            </w:r>
          </w:p>
          <w:p w14:paraId="102BB758" w14:textId="77777777" w:rsidR="008A7656" w:rsidRPr="00AD2DE4" w:rsidRDefault="008A7656" w:rsidP="008A7656">
            <w:pPr>
              <w:pStyle w:val="Default"/>
              <w:cnfStyle w:val="000000100000" w:firstRow="0" w:lastRow="0" w:firstColumn="0" w:lastColumn="0" w:oddVBand="0" w:evenVBand="0" w:oddHBand="1" w:evenHBand="0" w:firstRowFirstColumn="0" w:firstRowLastColumn="0" w:lastRowFirstColumn="0" w:lastRowLastColumn="0"/>
              <w:rPr>
                <w:rFonts w:ascii="Century Gothic" w:hAnsi="Century Gothic" w:cs="Segoe UI Light"/>
                <w:bCs/>
                <w:color w:val="000000" w:themeColor="text1"/>
                <w:sz w:val="16"/>
                <w:szCs w:val="20"/>
              </w:rPr>
            </w:pPr>
          </w:p>
          <w:p w14:paraId="70A6CD46" w14:textId="447AC699" w:rsidR="008A7656" w:rsidRPr="004B25A2" w:rsidRDefault="00AD2DE4" w:rsidP="00AD2DE4">
            <w:pPr>
              <w:pStyle w:val="Default"/>
              <w:cnfStyle w:val="000000100000" w:firstRow="0" w:lastRow="0" w:firstColumn="0" w:lastColumn="0" w:oddVBand="0" w:evenVBand="0" w:oddHBand="1" w:evenHBand="0" w:firstRowFirstColumn="0" w:firstRowLastColumn="0" w:lastRowFirstColumn="0" w:lastRowLastColumn="0"/>
              <w:rPr>
                <w:rFonts w:cs="Segoe UI"/>
                <w:sz w:val="20"/>
                <w:szCs w:val="20"/>
                <w:highlight w:val="yellow"/>
              </w:rPr>
            </w:pPr>
            <w:r>
              <w:rPr>
                <w:rFonts w:ascii="Century Gothic" w:hAnsi="Century Gothic" w:cs="Segoe UI Light"/>
                <w:color w:val="000000" w:themeColor="text1"/>
                <w:sz w:val="16"/>
                <w:szCs w:val="20"/>
              </w:rPr>
              <w:t>My name is _________</w:t>
            </w:r>
            <w:r w:rsidR="00516BC0" w:rsidRPr="00AD2DE4">
              <w:rPr>
                <w:rFonts w:ascii="Century Gothic" w:hAnsi="Century Gothic" w:cs="Segoe UI Light"/>
                <w:color w:val="000000" w:themeColor="text1"/>
                <w:sz w:val="16"/>
                <w:szCs w:val="20"/>
              </w:rPr>
              <w:t xml:space="preserve"> representing</w:t>
            </w:r>
            <w:r w:rsidR="008A7656" w:rsidRPr="00AD2DE4">
              <w:rPr>
                <w:rFonts w:ascii="Century Gothic" w:hAnsi="Century Gothic" w:cs="Segoe UI Light"/>
                <w:color w:val="000000" w:themeColor="text1"/>
                <w:sz w:val="16"/>
                <w:szCs w:val="20"/>
              </w:rPr>
              <w:t xml:space="preserve"> All Covered</w:t>
            </w:r>
            <w:r w:rsidR="009D37EF" w:rsidRPr="00AD2DE4">
              <w:rPr>
                <w:rFonts w:ascii="Century Gothic" w:hAnsi="Century Gothic" w:cs="Segoe UI Light"/>
                <w:color w:val="000000" w:themeColor="text1"/>
                <w:sz w:val="16"/>
                <w:szCs w:val="20"/>
              </w:rPr>
              <w:t>’s</w:t>
            </w:r>
            <w:r w:rsidR="008A7656" w:rsidRPr="00AD2DE4">
              <w:rPr>
                <w:rFonts w:ascii="Century Gothic" w:hAnsi="Century Gothic" w:cs="Segoe UI Light"/>
                <w:color w:val="000000" w:themeColor="text1"/>
                <w:sz w:val="16"/>
                <w:szCs w:val="20"/>
              </w:rPr>
              <w:t xml:space="preserve"> Healthcare Practice. </w:t>
            </w:r>
            <w:r w:rsidRPr="00AD2DE4">
              <w:rPr>
                <w:rFonts w:ascii="Century Gothic" w:hAnsi="Century Gothic" w:cs="Segoe UI Light"/>
                <w:color w:val="000000" w:themeColor="text1"/>
                <w:sz w:val="16"/>
                <w:szCs w:val="20"/>
                <w:u w:val="single"/>
              </w:rPr>
              <w:t>(Customer name)</w:t>
            </w:r>
            <w:r w:rsidR="009D37EF" w:rsidRPr="00AD2DE4">
              <w:rPr>
                <w:rFonts w:ascii="Century Gothic" w:hAnsi="Century Gothic" w:cs="Segoe UI Light"/>
                <w:color w:val="000000" w:themeColor="text1"/>
                <w:sz w:val="16"/>
                <w:szCs w:val="20"/>
              </w:rPr>
              <w:t>, p</w:t>
            </w:r>
            <w:r w:rsidR="008A7656" w:rsidRPr="00AD2DE4">
              <w:rPr>
                <w:rFonts w:ascii="Century Gothic" w:hAnsi="Century Gothic" w:cs="Segoe UI Light"/>
                <w:color w:val="000000" w:themeColor="text1"/>
                <w:sz w:val="16"/>
                <w:szCs w:val="20"/>
              </w:rPr>
              <w:t xml:space="preserve">lease give me a </w:t>
            </w:r>
            <w:r w:rsidR="00516BC0" w:rsidRPr="00AD2DE4">
              <w:rPr>
                <w:rFonts w:ascii="Century Gothic" w:hAnsi="Century Gothic" w:cs="Segoe UI Light"/>
                <w:color w:val="000000" w:themeColor="text1"/>
                <w:sz w:val="16"/>
                <w:szCs w:val="20"/>
              </w:rPr>
              <w:t>c</w:t>
            </w:r>
            <w:r w:rsidR="008A7656" w:rsidRPr="00AD2DE4">
              <w:rPr>
                <w:rFonts w:ascii="Century Gothic" w:hAnsi="Century Gothic" w:cs="Segoe UI Light"/>
                <w:color w:val="000000" w:themeColor="text1"/>
                <w:sz w:val="16"/>
                <w:szCs w:val="20"/>
              </w:rPr>
              <w:t xml:space="preserve">all at XXX-XX-XXXX </w:t>
            </w:r>
            <w:r w:rsidR="00516BC0" w:rsidRPr="00AD2DE4">
              <w:rPr>
                <w:rFonts w:ascii="Century Gothic" w:hAnsi="Century Gothic" w:cs="Segoe UI Light"/>
                <w:color w:val="000000" w:themeColor="text1"/>
                <w:sz w:val="16"/>
                <w:szCs w:val="20"/>
              </w:rPr>
              <w:t xml:space="preserve">and I would be happy to setup a meeting </w:t>
            </w:r>
            <w:r w:rsidR="009D37EF" w:rsidRPr="00AD2DE4">
              <w:rPr>
                <w:rFonts w:ascii="Century Gothic" w:hAnsi="Century Gothic" w:cs="Segoe UI Light"/>
                <w:color w:val="000000" w:themeColor="text1"/>
                <w:sz w:val="16"/>
                <w:szCs w:val="20"/>
              </w:rPr>
              <w:t xml:space="preserve">with 1 of our specialists to discuss further. </w:t>
            </w:r>
            <w:r w:rsidR="00516BC0" w:rsidRPr="00AD2DE4">
              <w:rPr>
                <w:rFonts w:ascii="Century Gothic" w:hAnsi="Century Gothic" w:cs="Segoe UI Light"/>
                <w:color w:val="000000" w:themeColor="text1"/>
                <w:sz w:val="16"/>
                <w:szCs w:val="20"/>
              </w:rPr>
              <w:t>Once again this is &lt;Rep Name&gt; from All Covered</w:t>
            </w:r>
            <w:r w:rsidR="009D37EF" w:rsidRPr="00AD2DE4">
              <w:rPr>
                <w:rFonts w:ascii="Century Gothic" w:hAnsi="Century Gothic" w:cs="Segoe UI Light"/>
                <w:color w:val="000000" w:themeColor="text1"/>
                <w:sz w:val="16"/>
                <w:szCs w:val="20"/>
              </w:rPr>
              <w:t xml:space="preserve">, </w:t>
            </w:r>
            <w:r w:rsidR="00516BC0" w:rsidRPr="00AD2DE4">
              <w:rPr>
                <w:rFonts w:ascii="Century Gothic" w:hAnsi="Century Gothic" w:cs="Segoe UI Light"/>
                <w:color w:val="000000" w:themeColor="text1"/>
                <w:sz w:val="16"/>
                <w:szCs w:val="20"/>
              </w:rPr>
              <w:t>XXX-XX-XXXX.</w:t>
            </w:r>
          </w:p>
        </w:tc>
      </w:tr>
      <w:tr w:rsidR="0004168B" w:rsidRPr="00E25BEB" w14:paraId="48089E7C" w14:textId="77777777" w:rsidTr="00B975DC">
        <w:trPr>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7A3AFA37" w14:textId="77777777" w:rsidR="0004168B" w:rsidRPr="00E25BEB" w:rsidRDefault="0004168B" w:rsidP="0004168B">
            <w:pPr>
              <w:rPr>
                <w:rFonts w:cs="Segoe UI"/>
                <w:sz w:val="20"/>
                <w:szCs w:val="20"/>
              </w:rPr>
            </w:pPr>
            <w:r w:rsidRPr="00E25BEB">
              <w:rPr>
                <w:rFonts w:cs="Segoe UI"/>
                <w:sz w:val="20"/>
                <w:szCs w:val="20"/>
              </w:rPr>
              <w:lastRenderedPageBreak/>
              <w:t>Fact Finding</w:t>
            </w:r>
          </w:p>
          <w:p w14:paraId="439E1700" w14:textId="77777777" w:rsidR="000D5443" w:rsidRPr="00E25BEB" w:rsidRDefault="000D5443" w:rsidP="0004168B">
            <w:pPr>
              <w:rPr>
                <w:rFonts w:cs="Segoe UI"/>
                <w:sz w:val="20"/>
                <w:szCs w:val="20"/>
              </w:rPr>
            </w:pPr>
          </w:p>
          <w:p w14:paraId="22E54121" w14:textId="77777777" w:rsidR="000D5443" w:rsidRPr="00E25BEB" w:rsidRDefault="000D5443" w:rsidP="0004168B">
            <w:pPr>
              <w:rPr>
                <w:rFonts w:cs="Segoe UI"/>
                <w:b w:val="0"/>
                <w:i/>
                <w:sz w:val="20"/>
                <w:szCs w:val="20"/>
              </w:rPr>
            </w:pPr>
            <w:r w:rsidRPr="00E25BEB">
              <w:rPr>
                <w:rFonts w:cs="Segoe UI"/>
                <w:b w:val="0"/>
                <w:i/>
                <w:sz w:val="20"/>
                <w:szCs w:val="20"/>
              </w:rPr>
              <w:t>SIGN</w:t>
            </w:r>
          </w:p>
          <w:p w14:paraId="50005891" w14:textId="77777777" w:rsidR="0004168B" w:rsidRPr="00E25BEB" w:rsidRDefault="0004168B" w:rsidP="00F243E1">
            <w:pPr>
              <w:ind w:left="155"/>
              <w:rPr>
                <w:rFonts w:cs="Segoe UI"/>
                <w:b w:val="0"/>
                <w:i/>
                <w:sz w:val="16"/>
                <w:szCs w:val="20"/>
              </w:rPr>
            </w:pPr>
            <w:r w:rsidRPr="00E25BEB">
              <w:rPr>
                <w:rFonts w:cs="Segoe UI"/>
                <w:b w:val="0"/>
                <w:i/>
                <w:sz w:val="16"/>
                <w:szCs w:val="20"/>
              </w:rPr>
              <w:t>Situation Questions</w:t>
            </w:r>
          </w:p>
          <w:p w14:paraId="38529AC1" w14:textId="77777777" w:rsidR="0004168B" w:rsidRPr="00E25BEB" w:rsidRDefault="0004168B" w:rsidP="00F243E1">
            <w:pPr>
              <w:ind w:left="155"/>
              <w:rPr>
                <w:rFonts w:cs="Segoe UI"/>
                <w:b w:val="0"/>
                <w:i/>
                <w:sz w:val="16"/>
                <w:szCs w:val="20"/>
              </w:rPr>
            </w:pPr>
            <w:r w:rsidRPr="00E25BEB">
              <w:rPr>
                <w:rFonts w:cs="Segoe UI"/>
                <w:b w:val="0"/>
                <w:i/>
                <w:sz w:val="16"/>
                <w:szCs w:val="20"/>
              </w:rPr>
              <w:t>Insight Questions</w:t>
            </w:r>
          </w:p>
          <w:p w14:paraId="54079D0D" w14:textId="77777777" w:rsidR="0004168B" w:rsidRPr="00E25BEB" w:rsidRDefault="0004168B" w:rsidP="00F243E1">
            <w:pPr>
              <w:ind w:left="155"/>
              <w:rPr>
                <w:rFonts w:cs="Segoe UI"/>
                <w:b w:val="0"/>
                <w:i/>
                <w:sz w:val="16"/>
                <w:szCs w:val="20"/>
              </w:rPr>
            </w:pPr>
            <w:r w:rsidRPr="00E25BEB">
              <w:rPr>
                <w:rFonts w:cs="Segoe UI"/>
                <w:b w:val="0"/>
                <w:i/>
                <w:sz w:val="16"/>
                <w:szCs w:val="20"/>
              </w:rPr>
              <w:t>GAP Questions</w:t>
            </w:r>
          </w:p>
          <w:p w14:paraId="4320EBBE" w14:textId="77777777" w:rsidR="0004168B" w:rsidRPr="00E25BEB" w:rsidRDefault="0004168B" w:rsidP="00F243E1">
            <w:pPr>
              <w:ind w:left="155"/>
              <w:rPr>
                <w:rFonts w:cs="Segoe UI"/>
                <w:sz w:val="20"/>
                <w:szCs w:val="20"/>
              </w:rPr>
            </w:pPr>
            <w:r w:rsidRPr="00E25BEB">
              <w:rPr>
                <w:rFonts w:cs="Segoe UI"/>
                <w:b w:val="0"/>
                <w:i/>
                <w:sz w:val="16"/>
                <w:szCs w:val="20"/>
              </w:rPr>
              <w:t>Need-Solution Questions</w:t>
            </w:r>
          </w:p>
        </w:tc>
        <w:tc>
          <w:tcPr>
            <w:tcW w:w="7560" w:type="dxa"/>
            <w:tcBorders>
              <w:top w:val="single" w:sz="2" w:space="0" w:color="auto"/>
              <w:bottom w:val="single" w:sz="2" w:space="0" w:color="auto"/>
            </w:tcBorders>
          </w:tcPr>
          <w:p w14:paraId="3BF611C3" w14:textId="6094EA4B" w:rsidR="00AD2DE4" w:rsidRPr="00AD2DE4" w:rsidRDefault="00AD2DE4" w:rsidP="00AD2DE4">
            <w:pPr>
              <w:cnfStyle w:val="000000000000" w:firstRow="0" w:lastRow="0" w:firstColumn="0" w:lastColumn="0" w:oddVBand="0" w:evenVBand="0" w:oddHBand="0" w:evenHBand="0" w:firstRowFirstColumn="0" w:firstRowLastColumn="0" w:lastRowFirstColumn="0" w:lastRowLastColumn="0"/>
              <w:rPr>
                <w:rFonts w:cs="Segoe UI Light"/>
                <w:b/>
                <w:sz w:val="16"/>
                <w:szCs w:val="16"/>
              </w:rPr>
            </w:pPr>
            <w:r>
              <w:rPr>
                <w:sz w:val="16"/>
                <w:szCs w:val="16"/>
              </w:rPr>
              <w:t>“</w:t>
            </w:r>
            <w:r w:rsidRPr="00AD2DE4">
              <w:rPr>
                <w:rFonts w:cs="Segoe UI Light"/>
                <w:sz w:val="16"/>
                <w:szCs w:val="16"/>
              </w:rPr>
              <w:t>So that our specialist can be best prepared for your conversation, I have just a few short, simple questions to ask.</w:t>
            </w:r>
            <w:r>
              <w:rPr>
                <w:rFonts w:cs="Segoe UI Light"/>
                <w:sz w:val="16"/>
                <w:szCs w:val="16"/>
              </w:rPr>
              <w:t>”</w:t>
            </w:r>
            <w:r w:rsidRPr="00AD2DE4">
              <w:rPr>
                <w:rFonts w:cs="Segoe UI Light"/>
                <w:sz w:val="16"/>
                <w:szCs w:val="16"/>
              </w:rPr>
              <w:t xml:space="preserve"> </w:t>
            </w:r>
          </w:p>
          <w:p w14:paraId="7BE890EC" w14:textId="77777777" w:rsidR="00AD2DE4" w:rsidRPr="00AD2DE4" w:rsidRDefault="00AD2DE4" w:rsidP="00AD2DE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Light"/>
                <w:bCs/>
                <w:sz w:val="16"/>
                <w:szCs w:val="16"/>
              </w:rPr>
            </w:pPr>
          </w:p>
          <w:p w14:paraId="0D7B295C" w14:textId="27CA4656" w:rsidR="009A007E" w:rsidRPr="00AD2DE4" w:rsidRDefault="00AD2DE4" w:rsidP="00AD2DE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Light"/>
                <w:bCs/>
                <w:sz w:val="16"/>
                <w:szCs w:val="16"/>
              </w:rPr>
            </w:pPr>
            <w:r w:rsidRPr="00AD2DE4">
              <w:rPr>
                <w:sz w:val="16"/>
                <w:szCs w:val="16"/>
              </w:rPr>
              <w:t>Q: To what degree d</w:t>
            </w:r>
            <w:r w:rsidR="00516BC0" w:rsidRPr="00AD2DE4">
              <w:rPr>
                <w:rFonts w:cs="Segoe UI Light"/>
                <w:bCs/>
                <w:sz w:val="16"/>
                <w:szCs w:val="16"/>
              </w:rPr>
              <w:t>oes your organ</w:t>
            </w:r>
            <w:r w:rsidRPr="00AD2DE4">
              <w:rPr>
                <w:rFonts w:cs="Segoe UI Light"/>
                <w:bCs/>
                <w:sz w:val="16"/>
                <w:szCs w:val="16"/>
              </w:rPr>
              <w:t>ization have a dashboard, or some kind of way, where</w:t>
            </w:r>
            <w:r w:rsidR="00516BC0" w:rsidRPr="00AD2DE4">
              <w:rPr>
                <w:rFonts w:cs="Segoe UI Light"/>
                <w:bCs/>
                <w:sz w:val="16"/>
                <w:szCs w:val="16"/>
              </w:rPr>
              <w:t xml:space="preserve"> you can </w:t>
            </w:r>
            <w:r w:rsidRPr="00AD2DE4">
              <w:rPr>
                <w:rFonts w:cs="Segoe UI Light"/>
                <w:bCs/>
                <w:sz w:val="16"/>
                <w:szCs w:val="16"/>
              </w:rPr>
              <w:t>see</w:t>
            </w:r>
            <w:r w:rsidR="00516BC0" w:rsidRPr="00AD2DE4">
              <w:rPr>
                <w:rFonts w:cs="Segoe UI Light"/>
                <w:bCs/>
                <w:sz w:val="16"/>
                <w:szCs w:val="16"/>
              </w:rPr>
              <w:t xml:space="preserve"> status of all security and privacy controls and vulnerabilities?</w:t>
            </w:r>
            <w:r w:rsidR="00516BC0" w:rsidRPr="00AD2DE4">
              <w:rPr>
                <w:rFonts w:cs="Segoe UI Light"/>
                <w:bCs/>
                <w:sz w:val="16"/>
                <w:szCs w:val="16"/>
              </w:rPr>
              <w:br/>
            </w:r>
          </w:p>
          <w:p w14:paraId="5DAE6976" w14:textId="18F0E15D" w:rsidR="00516BC0" w:rsidRPr="00AD2DE4" w:rsidRDefault="00AD2DE4" w:rsidP="00AD2DE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Light"/>
                <w:bCs/>
                <w:sz w:val="16"/>
                <w:szCs w:val="16"/>
              </w:rPr>
            </w:pPr>
            <w:r w:rsidRPr="00AD2DE4">
              <w:rPr>
                <w:sz w:val="16"/>
                <w:szCs w:val="16"/>
              </w:rPr>
              <w:t xml:space="preserve">Q: </w:t>
            </w:r>
            <w:r w:rsidR="00516BC0" w:rsidRPr="00AD2DE4">
              <w:rPr>
                <w:rFonts w:cs="Segoe UI Light"/>
                <w:bCs/>
                <w:sz w:val="16"/>
                <w:szCs w:val="16"/>
              </w:rPr>
              <w:t>If you enga</w:t>
            </w:r>
            <w:r w:rsidRPr="00AD2DE4">
              <w:rPr>
                <w:rFonts w:cs="Segoe UI Light"/>
                <w:bCs/>
                <w:sz w:val="16"/>
                <w:szCs w:val="16"/>
              </w:rPr>
              <w:t>ge with third party suppliers, d</w:t>
            </w:r>
            <w:r w:rsidR="00516BC0" w:rsidRPr="00AD2DE4">
              <w:rPr>
                <w:rFonts w:cs="Segoe UI Light"/>
                <w:bCs/>
                <w:sz w:val="16"/>
                <w:szCs w:val="16"/>
              </w:rPr>
              <w:t>o you know if they are complying with HIPAA as per your Business Associate Agreement (BAA)?</w:t>
            </w:r>
            <w:r w:rsidR="00516BC0" w:rsidRPr="00AD2DE4">
              <w:rPr>
                <w:rFonts w:cs="Segoe UI Light"/>
                <w:bCs/>
                <w:sz w:val="16"/>
                <w:szCs w:val="16"/>
              </w:rPr>
              <w:br/>
            </w:r>
          </w:p>
          <w:p w14:paraId="6296A36E" w14:textId="09357F54" w:rsidR="00516BC0" w:rsidRPr="00AD2DE4" w:rsidRDefault="00AD2DE4" w:rsidP="00AD2DE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20"/>
                <w:szCs w:val="20"/>
              </w:rPr>
            </w:pPr>
            <w:r w:rsidRPr="00AD2DE4">
              <w:rPr>
                <w:sz w:val="16"/>
                <w:szCs w:val="16"/>
              </w:rPr>
              <w:t>Q: With what degree of accuracy w</w:t>
            </w:r>
            <w:r w:rsidRPr="00AD2DE4">
              <w:rPr>
                <w:rFonts w:cs="Segoe UI Light"/>
                <w:bCs/>
                <w:sz w:val="16"/>
                <w:szCs w:val="16"/>
              </w:rPr>
              <w:t xml:space="preserve">ould you currently be able to provide a list of all the assets connected to your network, both Wired and Wireless, </w:t>
            </w:r>
            <w:r w:rsidR="00516BC0" w:rsidRPr="00AD2DE4">
              <w:rPr>
                <w:rFonts w:cs="Segoe UI Light"/>
                <w:bCs/>
                <w:sz w:val="16"/>
                <w:szCs w:val="16"/>
              </w:rPr>
              <w:t>including medical devices and their vulnerabilities?</w:t>
            </w:r>
          </w:p>
        </w:tc>
      </w:tr>
      <w:tr w:rsidR="000D5443" w:rsidRPr="00AD2DE4" w14:paraId="7547AD3F" w14:textId="77777777" w:rsidTr="00B975DC">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0DB4C7A1" w14:textId="77777777" w:rsidR="000D5443" w:rsidRPr="00AD2DE4" w:rsidRDefault="00525E24" w:rsidP="000D5443">
            <w:pPr>
              <w:rPr>
                <w:rFonts w:cs="Segoe UI"/>
                <w:sz w:val="16"/>
                <w:szCs w:val="16"/>
              </w:rPr>
            </w:pPr>
            <w:r w:rsidRPr="00AD2DE4">
              <w:rPr>
                <w:rFonts w:cs="Segoe UI"/>
                <w:sz w:val="16"/>
                <w:szCs w:val="16"/>
              </w:rPr>
              <w:t>Anticipated Objections</w:t>
            </w:r>
          </w:p>
          <w:p w14:paraId="6B5B1106" w14:textId="77777777" w:rsidR="000D5443" w:rsidRPr="00AD2DE4" w:rsidRDefault="000D5443" w:rsidP="000D5443">
            <w:pPr>
              <w:rPr>
                <w:rFonts w:cs="Segoe UI"/>
                <w:sz w:val="16"/>
                <w:szCs w:val="16"/>
              </w:rPr>
            </w:pPr>
          </w:p>
          <w:p w14:paraId="1FA91376" w14:textId="77777777" w:rsidR="000D5443" w:rsidRPr="00AD2DE4" w:rsidRDefault="000D5443" w:rsidP="000D5443">
            <w:pPr>
              <w:rPr>
                <w:rFonts w:cs="Segoe UI"/>
                <w:b w:val="0"/>
                <w:i/>
                <w:sz w:val="16"/>
                <w:szCs w:val="16"/>
              </w:rPr>
            </w:pPr>
            <w:r w:rsidRPr="00AD2DE4">
              <w:rPr>
                <w:rFonts w:cs="Segoe UI"/>
                <w:b w:val="0"/>
                <w:i/>
                <w:sz w:val="16"/>
                <w:szCs w:val="16"/>
              </w:rPr>
              <w:t xml:space="preserve">LAER </w:t>
            </w:r>
          </w:p>
          <w:p w14:paraId="345C4825" w14:textId="77777777" w:rsidR="000D5443" w:rsidRPr="00AD2DE4" w:rsidRDefault="000D5443" w:rsidP="00F243E1">
            <w:pPr>
              <w:ind w:left="155"/>
              <w:rPr>
                <w:rFonts w:cs="Segoe UI"/>
                <w:b w:val="0"/>
                <w:i/>
                <w:sz w:val="16"/>
                <w:szCs w:val="16"/>
              </w:rPr>
            </w:pPr>
            <w:r w:rsidRPr="00AD2DE4">
              <w:rPr>
                <w:rFonts w:cs="Segoe UI"/>
                <w:b w:val="0"/>
                <w:i/>
                <w:sz w:val="16"/>
                <w:szCs w:val="16"/>
              </w:rPr>
              <w:t>Listen</w:t>
            </w:r>
          </w:p>
          <w:p w14:paraId="534888B5" w14:textId="77777777" w:rsidR="000D5443" w:rsidRPr="00AD2DE4" w:rsidRDefault="000D5443" w:rsidP="00F243E1">
            <w:pPr>
              <w:ind w:left="155"/>
              <w:rPr>
                <w:rFonts w:cs="Segoe UI"/>
                <w:b w:val="0"/>
                <w:i/>
                <w:sz w:val="16"/>
                <w:szCs w:val="16"/>
              </w:rPr>
            </w:pPr>
            <w:r w:rsidRPr="00AD2DE4">
              <w:rPr>
                <w:rFonts w:cs="Segoe UI"/>
                <w:b w:val="0"/>
                <w:i/>
                <w:sz w:val="16"/>
                <w:szCs w:val="16"/>
              </w:rPr>
              <w:t>Acknowledge</w:t>
            </w:r>
          </w:p>
          <w:p w14:paraId="20B17CB8" w14:textId="77777777" w:rsidR="000D5443" w:rsidRPr="00AD2DE4" w:rsidRDefault="000D5443" w:rsidP="00F243E1">
            <w:pPr>
              <w:ind w:left="155"/>
              <w:rPr>
                <w:rFonts w:cs="Segoe UI"/>
                <w:b w:val="0"/>
                <w:i/>
                <w:sz w:val="16"/>
                <w:szCs w:val="16"/>
              </w:rPr>
            </w:pPr>
            <w:r w:rsidRPr="00AD2DE4">
              <w:rPr>
                <w:rFonts w:cs="Segoe UI"/>
                <w:b w:val="0"/>
                <w:i/>
                <w:sz w:val="16"/>
                <w:szCs w:val="16"/>
              </w:rPr>
              <w:t>Explore</w:t>
            </w:r>
          </w:p>
          <w:p w14:paraId="540A6713" w14:textId="77777777" w:rsidR="000D5443" w:rsidRPr="00AD2DE4" w:rsidRDefault="000D5443" w:rsidP="00F243E1">
            <w:pPr>
              <w:ind w:left="155"/>
              <w:rPr>
                <w:rFonts w:cs="Segoe UI"/>
                <w:b w:val="0"/>
                <w:i/>
                <w:sz w:val="16"/>
                <w:szCs w:val="16"/>
              </w:rPr>
            </w:pPr>
            <w:r w:rsidRPr="00AD2DE4">
              <w:rPr>
                <w:rFonts w:cs="Segoe UI"/>
                <w:b w:val="0"/>
                <w:i/>
                <w:sz w:val="16"/>
                <w:szCs w:val="16"/>
              </w:rPr>
              <w:t>Respond</w:t>
            </w:r>
          </w:p>
        </w:tc>
        <w:tc>
          <w:tcPr>
            <w:tcW w:w="7560" w:type="dxa"/>
            <w:tcBorders>
              <w:top w:val="single" w:sz="2" w:space="0" w:color="auto"/>
              <w:bottom w:val="single" w:sz="2" w:space="0" w:color="auto"/>
            </w:tcBorders>
          </w:tcPr>
          <w:p w14:paraId="2052444C" w14:textId="74DD4753" w:rsidR="00AD2DE4" w:rsidRPr="00FC242D" w:rsidRDefault="00AD2DE4" w:rsidP="00AD2DE4">
            <w:pPr>
              <w:autoSpaceDE w:val="0"/>
              <w:autoSpaceDN w:val="0"/>
              <w:adjustRightInd w:val="0"/>
              <w:cnfStyle w:val="000000100000" w:firstRow="0" w:lastRow="0" w:firstColumn="0" w:lastColumn="0" w:oddVBand="0" w:evenVBand="0" w:oddHBand="1" w:evenHBand="0" w:firstRowFirstColumn="0" w:firstRowLastColumn="0" w:lastRowFirstColumn="0" w:lastRowLastColumn="0"/>
              <w:rPr>
                <w:b/>
                <w:sz w:val="16"/>
                <w:szCs w:val="16"/>
              </w:rPr>
            </w:pPr>
            <w:r w:rsidRPr="00FC242D">
              <w:rPr>
                <w:b/>
                <w:sz w:val="16"/>
                <w:szCs w:val="16"/>
              </w:rPr>
              <w:t>Objection</w:t>
            </w:r>
            <w:r w:rsidR="00FC242D" w:rsidRPr="00FC242D">
              <w:rPr>
                <w:b/>
                <w:sz w:val="16"/>
                <w:szCs w:val="16"/>
              </w:rPr>
              <w:t xml:space="preserve"> 1</w:t>
            </w:r>
          </w:p>
          <w:p w14:paraId="1D1BE5C7" w14:textId="51D9FE0F" w:rsidR="00E91DBD" w:rsidRPr="00AD2DE4" w:rsidRDefault="00AD2DE4" w:rsidP="00AD2DE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16"/>
              </w:rPr>
            </w:pPr>
            <w:r w:rsidRPr="00FC242D">
              <w:rPr>
                <w:b/>
                <w:sz w:val="16"/>
                <w:szCs w:val="16"/>
              </w:rPr>
              <w:t>Customer:</w:t>
            </w:r>
            <w:r w:rsidRPr="00AD2DE4">
              <w:rPr>
                <w:sz w:val="16"/>
                <w:szCs w:val="16"/>
              </w:rPr>
              <w:t xml:space="preserve"> </w:t>
            </w:r>
            <w:r w:rsidR="00E91DBD" w:rsidRPr="00AD2DE4">
              <w:rPr>
                <w:rFonts w:cs="Segoe UI"/>
                <w:b/>
                <w:sz w:val="16"/>
                <w:szCs w:val="16"/>
              </w:rPr>
              <w:t xml:space="preserve">We have a Privacy and security officers and they take care of this </w:t>
            </w:r>
          </w:p>
          <w:p w14:paraId="4A7CA03F" w14:textId="77777777" w:rsidR="00AD2DE4" w:rsidRDefault="00AD2DE4" w:rsidP="00AD2DE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p>
          <w:p w14:paraId="450ACC58" w14:textId="373C2FC2" w:rsidR="00E5221D" w:rsidRPr="00AD2DE4" w:rsidRDefault="00AD2DE4" w:rsidP="00AD2DE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r>
              <w:rPr>
                <w:rFonts w:cs="Segoe UI"/>
                <w:sz w:val="16"/>
                <w:szCs w:val="16"/>
              </w:rPr>
              <w:t xml:space="preserve">“Excellent, many of our current customers do as well! What we’re talking about </w:t>
            </w:r>
            <w:r w:rsidR="000823F9" w:rsidRPr="00AD2DE4">
              <w:rPr>
                <w:rFonts w:cs="Segoe UI"/>
                <w:sz w:val="16"/>
                <w:szCs w:val="16"/>
              </w:rPr>
              <w:t>will assist them with HIPAA and Cybersecurity governance and help them s</w:t>
            </w:r>
            <w:r>
              <w:rPr>
                <w:rFonts w:cs="Segoe UI"/>
                <w:sz w:val="16"/>
                <w:szCs w:val="16"/>
              </w:rPr>
              <w:t xml:space="preserve">ee the complete compliance, </w:t>
            </w:r>
            <w:r w:rsidR="000823F9" w:rsidRPr="00AD2DE4">
              <w:rPr>
                <w:rFonts w:cs="Segoe UI"/>
                <w:sz w:val="16"/>
                <w:szCs w:val="16"/>
              </w:rPr>
              <w:t xml:space="preserve">security and privacy in </w:t>
            </w:r>
            <w:r>
              <w:rPr>
                <w:rFonts w:cs="Segoe UI"/>
                <w:sz w:val="16"/>
                <w:szCs w:val="16"/>
              </w:rPr>
              <w:t xml:space="preserve">one single dashboard. This </w:t>
            </w:r>
            <w:r w:rsidR="000823F9" w:rsidRPr="00AD2DE4">
              <w:rPr>
                <w:rFonts w:cs="Segoe UI"/>
                <w:sz w:val="16"/>
                <w:szCs w:val="16"/>
              </w:rPr>
              <w:t>also help</w:t>
            </w:r>
            <w:r>
              <w:rPr>
                <w:rFonts w:cs="Segoe UI"/>
                <w:sz w:val="16"/>
                <w:szCs w:val="16"/>
              </w:rPr>
              <w:t>s with</w:t>
            </w:r>
            <w:r w:rsidR="000823F9" w:rsidRPr="00AD2DE4">
              <w:rPr>
                <w:rFonts w:cs="Segoe UI"/>
                <w:sz w:val="16"/>
                <w:szCs w:val="16"/>
              </w:rPr>
              <w:t xml:space="preserve"> third party supplier compliance management.</w:t>
            </w:r>
            <w:r>
              <w:rPr>
                <w:rFonts w:cs="Segoe UI"/>
                <w:sz w:val="16"/>
                <w:szCs w:val="16"/>
              </w:rPr>
              <w:t>”</w:t>
            </w:r>
            <w:r w:rsidR="000823F9" w:rsidRPr="00AD2DE4">
              <w:rPr>
                <w:rFonts w:cs="Segoe UI"/>
                <w:sz w:val="16"/>
                <w:szCs w:val="16"/>
              </w:rPr>
              <w:t xml:space="preserve">  </w:t>
            </w:r>
            <w:r w:rsidR="009C3C4A" w:rsidRPr="00AD2DE4">
              <w:rPr>
                <w:rFonts w:cs="Segoe UI"/>
                <w:sz w:val="16"/>
                <w:szCs w:val="16"/>
              </w:rPr>
              <w:br/>
            </w:r>
          </w:p>
          <w:p w14:paraId="190D2153" w14:textId="09E152F2" w:rsidR="00E91DBD" w:rsidRPr="00AD2DE4" w:rsidRDefault="00AD2DE4" w:rsidP="00AD2DE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r>
              <w:rPr>
                <w:rFonts w:cs="Segoe UI"/>
                <w:sz w:val="16"/>
                <w:szCs w:val="16"/>
              </w:rPr>
              <w:t>“</w:t>
            </w:r>
            <w:r w:rsidR="000823F9" w:rsidRPr="00AD2DE4">
              <w:rPr>
                <w:rFonts w:cs="Segoe UI"/>
                <w:sz w:val="16"/>
                <w:szCs w:val="16"/>
              </w:rPr>
              <w:t>Do you have a system to alert on renewing BAA with the third-party suppliers and managing their compliance?</w:t>
            </w:r>
          </w:p>
          <w:p w14:paraId="115E7E45" w14:textId="343EF464" w:rsidR="00874256" w:rsidRPr="00AD2DE4" w:rsidRDefault="00874256" w:rsidP="00E91DBD">
            <w:pPr>
              <w:pStyle w:val="ListParagraph"/>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r w:rsidRPr="00AD2DE4">
              <w:rPr>
                <w:rFonts w:cs="Segoe UI"/>
                <w:sz w:val="16"/>
                <w:szCs w:val="16"/>
              </w:rPr>
              <w:t xml:space="preserve">Answer is Yes &gt; go to </w:t>
            </w:r>
            <w:r w:rsidR="00AD2DE4" w:rsidRPr="00AD2DE4">
              <w:rPr>
                <w:rFonts w:cs="Segoe UI"/>
                <w:sz w:val="16"/>
                <w:szCs w:val="16"/>
              </w:rPr>
              <w:t>Question 1 below</w:t>
            </w:r>
            <w:r w:rsidR="00E5221D" w:rsidRPr="00AD2DE4">
              <w:rPr>
                <w:rFonts w:cs="Segoe UI"/>
                <w:sz w:val="16"/>
                <w:szCs w:val="16"/>
              </w:rPr>
              <w:t xml:space="preserve"> </w:t>
            </w:r>
          </w:p>
          <w:p w14:paraId="7D530ED9" w14:textId="5FE8F6CC" w:rsidR="00874256" w:rsidRDefault="00874256" w:rsidP="00E91DBD">
            <w:pPr>
              <w:pStyle w:val="ListParagraph"/>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r w:rsidRPr="00AD2DE4">
              <w:rPr>
                <w:rFonts w:cs="Segoe UI"/>
                <w:sz w:val="16"/>
                <w:szCs w:val="16"/>
              </w:rPr>
              <w:t xml:space="preserve">Answer is No &gt; </w:t>
            </w:r>
            <w:r w:rsidR="00AD2DE4">
              <w:rPr>
                <w:rFonts w:cs="Segoe UI"/>
                <w:sz w:val="16"/>
                <w:szCs w:val="16"/>
              </w:rPr>
              <w:t>“</w:t>
            </w:r>
            <w:r w:rsidRPr="00AD2DE4">
              <w:rPr>
                <w:rFonts w:cs="Segoe UI"/>
                <w:sz w:val="16"/>
                <w:szCs w:val="16"/>
              </w:rPr>
              <w:t>I can setup a meeting with one of our specialists to meet with you</w:t>
            </w:r>
            <w:r w:rsidR="00AD2DE4">
              <w:rPr>
                <w:rFonts w:cs="Segoe UI"/>
                <w:sz w:val="16"/>
                <w:szCs w:val="16"/>
              </w:rPr>
              <w:t xml:space="preserve"> and discuss this further</w:t>
            </w:r>
            <w:r w:rsidRPr="00AD2DE4">
              <w:rPr>
                <w:rFonts w:cs="Segoe UI"/>
                <w:sz w:val="16"/>
                <w:szCs w:val="16"/>
              </w:rPr>
              <w:t>. Will Tuesday at 2 PM will be a good time?</w:t>
            </w:r>
            <w:r w:rsidR="00AD2DE4">
              <w:rPr>
                <w:rFonts w:cs="Segoe UI"/>
                <w:sz w:val="16"/>
                <w:szCs w:val="16"/>
              </w:rPr>
              <w:t>”</w:t>
            </w:r>
          </w:p>
          <w:p w14:paraId="566CEC11" w14:textId="7EFEA3DD" w:rsidR="00AD2DE4" w:rsidRPr="00AD2DE4" w:rsidRDefault="00AD2DE4" w:rsidP="00E91DBD">
            <w:pPr>
              <w:pStyle w:val="ListParagraph"/>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r>
              <w:rPr>
                <w:rFonts w:cs="Segoe UI"/>
                <w:sz w:val="16"/>
                <w:szCs w:val="16"/>
              </w:rPr>
              <w:t xml:space="preserve">               &lt;Set Meeting&gt; Ask follow up SIGN questions</w:t>
            </w:r>
          </w:p>
          <w:p w14:paraId="3FA1D9A1" w14:textId="7C55AA42" w:rsidR="00874256" w:rsidRPr="00AD2DE4" w:rsidRDefault="00874256" w:rsidP="00E91DBD">
            <w:pPr>
              <w:pStyle w:val="ListParagraph"/>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16"/>
              </w:rPr>
            </w:pPr>
          </w:p>
          <w:p w14:paraId="0FF017FF" w14:textId="08D55573" w:rsidR="000823F9" w:rsidRPr="00AD2DE4" w:rsidRDefault="000823F9" w:rsidP="00E91DBD">
            <w:pPr>
              <w:pStyle w:val="ListParagraph"/>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16"/>
              </w:rPr>
            </w:pPr>
          </w:p>
          <w:p w14:paraId="7B3BDF03" w14:textId="11A74B48" w:rsidR="000823F9" w:rsidRPr="00AD2DE4" w:rsidRDefault="00AD2DE4" w:rsidP="009D238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16"/>
              </w:rPr>
            </w:pPr>
            <w:r>
              <w:t xml:space="preserve">            </w:t>
            </w:r>
            <w:r w:rsidRPr="00AD2DE4">
              <w:rPr>
                <w:b/>
                <w:sz w:val="16"/>
                <w:szCs w:val="16"/>
              </w:rPr>
              <w:t>Question 1:</w:t>
            </w:r>
            <w:r>
              <w:t xml:space="preserve"> “</w:t>
            </w:r>
            <w:r w:rsidR="000823F9" w:rsidRPr="00AD2DE4">
              <w:rPr>
                <w:rFonts w:cs="Segoe UI"/>
                <w:b/>
                <w:sz w:val="16"/>
                <w:szCs w:val="16"/>
              </w:rPr>
              <w:t xml:space="preserve">Do you have a system to </w:t>
            </w:r>
            <w:r w:rsidR="009D2385">
              <w:rPr>
                <w:rFonts w:cs="Segoe UI"/>
                <w:b/>
                <w:sz w:val="16"/>
                <w:szCs w:val="16"/>
              </w:rPr>
              <w:t>see the status of all security and privacy controls and vulnerabilities</w:t>
            </w:r>
            <w:r w:rsidR="000823F9" w:rsidRPr="00AD2DE4">
              <w:rPr>
                <w:rFonts w:cs="Segoe UI"/>
                <w:b/>
                <w:sz w:val="16"/>
                <w:szCs w:val="16"/>
              </w:rPr>
              <w:t>?</w:t>
            </w:r>
            <w:r>
              <w:rPr>
                <w:rFonts w:cs="Segoe UI"/>
                <w:b/>
                <w:sz w:val="16"/>
                <w:szCs w:val="16"/>
              </w:rPr>
              <w:t>”</w:t>
            </w:r>
          </w:p>
          <w:p w14:paraId="52B2E132" w14:textId="5199CEFD" w:rsidR="00874256" w:rsidRDefault="00874256" w:rsidP="00874256">
            <w:pPr>
              <w:pStyle w:val="ListParagraph"/>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r w:rsidRPr="00AD2DE4">
              <w:rPr>
                <w:rFonts w:cs="Segoe UI"/>
                <w:b/>
                <w:sz w:val="16"/>
                <w:szCs w:val="16"/>
              </w:rPr>
              <w:br/>
            </w:r>
            <w:r w:rsidRPr="00AD2DE4">
              <w:rPr>
                <w:rFonts w:cs="Segoe UI"/>
                <w:sz w:val="16"/>
                <w:szCs w:val="16"/>
              </w:rPr>
              <w:t xml:space="preserve">Answer is No &gt; </w:t>
            </w:r>
            <w:r w:rsidR="00AD2DE4">
              <w:rPr>
                <w:rFonts w:cs="Segoe UI"/>
                <w:sz w:val="16"/>
                <w:szCs w:val="16"/>
              </w:rPr>
              <w:t>“</w:t>
            </w:r>
            <w:r w:rsidRPr="00AD2DE4">
              <w:rPr>
                <w:rFonts w:cs="Segoe UI"/>
                <w:sz w:val="16"/>
                <w:szCs w:val="16"/>
              </w:rPr>
              <w:t>I can setup a meeting with one of our specialists to meet with you</w:t>
            </w:r>
            <w:r w:rsidR="00AD2DE4">
              <w:rPr>
                <w:rFonts w:cs="Segoe UI"/>
                <w:sz w:val="16"/>
                <w:szCs w:val="16"/>
              </w:rPr>
              <w:t xml:space="preserve"> to discuss this further</w:t>
            </w:r>
            <w:r w:rsidRPr="00AD2DE4">
              <w:rPr>
                <w:rFonts w:cs="Segoe UI"/>
                <w:sz w:val="16"/>
                <w:szCs w:val="16"/>
              </w:rPr>
              <w:t>. Will Tuesday at 2 PM will be a good time?</w:t>
            </w:r>
            <w:r w:rsidR="00AD2DE4">
              <w:rPr>
                <w:rFonts w:cs="Segoe UI"/>
                <w:sz w:val="16"/>
                <w:szCs w:val="16"/>
              </w:rPr>
              <w:t>”</w:t>
            </w:r>
          </w:p>
          <w:p w14:paraId="3D0B8EF9" w14:textId="1E1DDB7B" w:rsidR="00AD2DE4" w:rsidRPr="00AD2DE4" w:rsidRDefault="00AD2DE4" w:rsidP="00874256">
            <w:pPr>
              <w:pStyle w:val="ListParagraph"/>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r>
              <w:rPr>
                <w:rFonts w:cs="Segoe UI"/>
                <w:sz w:val="16"/>
                <w:szCs w:val="16"/>
              </w:rPr>
              <w:t xml:space="preserve">               &lt;Set Meeting&gt; Ask follow up SIGN questions.</w:t>
            </w:r>
          </w:p>
          <w:p w14:paraId="730C6C7C" w14:textId="1D5C0417" w:rsidR="000823F9" w:rsidRPr="00AD2DE4" w:rsidRDefault="000823F9" w:rsidP="000823F9">
            <w:pPr>
              <w:pStyle w:val="ListParagraph"/>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p>
          <w:p w14:paraId="52FEFC96" w14:textId="53759363" w:rsidR="00874256" w:rsidRPr="00AD2DE4" w:rsidRDefault="00874256" w:rsidP="00874256">
            <w:pPr>
              <w:pStyle w:val="ListParagraph"/>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r w:rsidRPr="00AD2DE4">
              <w:rPr>
                <w:rFonts w:cs="Segoe UI"/>
                <w:sz w:val="16"/>
                <w:szCs w:val="16"/>
              </w:rPr>
              <w:t xml:space="preserve">Answer is Yes &gt; </w:t>
            </w:r>
            <w:r w:rsidR="00AD2DE4">
              <w:rPr>
                <w:rFonts w:cs="Segoe UI"/>
                <w:sz w:val="16"/>
                <w:szCs w:val="16"/>
              </w:rPr>
              <w:t>“</w:t>
            </w:r>
            <w:r w:rsidRPr="00AD2DE4">
              <w:rPr>
                <w:rFonts w:cs="Segoe UI"/>
                <w:sz w:val="16"/>
                <w:szCs w:val="16"/>
              </w:rPr>
              <w:t>That’s great to know. Do you have a way to manage your medical devices vulnerabilities?</w:t>
            </w:r>
            <w:r w:rsidR="00AD2DE4">
              <w:rPr>
                <w:rFonts w:cs="Segoe UI"/>
                <w:sz w:val="16"/>
                <w:szCs w:val="16"/>
              </w:rPr>
              <w:t>”</w:t>
            </w:r>
            <w:r w:rsidRPr="00AD2DE4">
              <w:rPr>
                <w:rFonts w:cs="Segoe UI"/>
                <w:sz w:val="16"/>
                <w:szCs w:val="16"/>
              </w:rPr>
              <w:br/>
            </w:r>
          </w:p>
          <w:p w14:paraId="0F09CA7F" w14:textId="55C27BDD" w:rsidR="00874256" w:rsidRDefault="00874256" w:rsidP="00874256">
            <w:pPr>
              <w:pStyle w:val="ListParagraph"/>
              <w:autoSpaceDE w:val="0"/>
              <w:autoSpaceDN w:val="0"/>
              <w:adjustRightInd w:val="0"/>
              <w:ind w:left="1440"/>
              <w:cnfStyle w:val="000000100000" w:firstRow="0" w:lastRow="0" w:firstColumn="0" w:lastColumn="0" w:oddVBand="0" w:evenVBand="0" w:oddHBand="1" w:evenHBand="0" w:firstRowFirstColumn="0" w:firstRowLastColumn="0" w:lastRowFirstColumn="0" w:lastRowLastColumn="0"/>
              <w:rPr>
                <w:rFonts w:cs="Segoe UI"/>
                <w:sz w:val="16"/>
                <w:szCs w:val="16"/>
              </w:rPr>
            </w:pPr>
            <w:r w:rsidRPr="00AD2DE4">
              <w:rPr>
                <w:rFonts w:cs="Segoe UI"/>
                <w:sz w:val="16"/>
                <w:szCs w:val="16"/>
              </w:rPr>
              <w:t>Answer is No &gt; I can setup a meeting with one of our specialists to meet with you</w:t>
            </w:r>
            <w:r w:rsidR="00AD2DE4">
              <w:rPr>
                <w:rFonts w:cs="Segoe UI"/>
                <w:sz w:val="16"/>
                <w:szCs w:val="16"/>
              </w:rPr>
              <w:t xml:space="preserve"> and discuss this in greater detail</w:t>
            </w:r>
            <w:r w:rsidRPr="00AD2DE4">
              <w:rPr>
                <w:rFonts w:cs="Segoe UI"/>
                <w:sz w:val="16"/>
                <w:szCs w:val="16"/>
              </w:rPr>
              <w:t>. Will Tuesday at 2 PM will be a good time?</w:t>
            </w:r>
          </w:p>
          <w:p w14:paraId="2116B6B6" w14:textId="76844F13" w:rsidR="00AD2DE4" w:rsidRPr="00AD2DE4" w:rsidRDefault="00AD2DE4" w:rsidP="00874256">
            <w:pPr>
              <w:pStyle w:val="ListParagraph"/>
              <w:autoSpaceDE w:val="0"/>
              <w:autoSpaceDN w:val="0"/>
              <w:adjustRightInd w:val="0"/>
              <w:ind w:left="1440"/>
              <w:cnfStyle w:val="000000100000" w:firstRow="0" w:lastRow="0" w:firstColumn="0" w:lastColumn="0" w:oddVBand="0" w:evenVBand="0" w:oddHBand="1" w:evenHBand="0" w:firstRowFirstColumn="0" w:firstRowLastColumn="0" w:lastRowFirstColumn="0" w:lastRowLastColumn="0"/>
              <w:rPr>
                <w:rFonts w:cs="Segoe UI"/>
                <w:sz w:val="16"/>
                <w:szCs w:val="16"/>
              </w:rPr>
            </w:pPr>
            <w:r>
              <w:rPr>
                <w:rFonts w:cs="Segoe UI"/>
                <w:sz w:val="16"/>
                <w:szCs w:val="16"/>
              </w:rPr>
              <w:t xml:space="preserve">             &lt;Set Meeting&gt; Ask follow up SIGN questions.</w:t>
            </w:r>
          </w:p>
          <w:p w14:paraId="05AA252F" w14:textId="77777777" w:rsidR="00874256" w:rsidRPr="00AD2DE4" w:rsidRDefault="00874256" w:rsidP="00874256">
            <w:pPr>
              <w:pStyle w:val="ListParagraph"/>
              <w:autoSpaceDE w:val="0"/>
              <w:autoSpaceDN w:val="0"/>
              <w:adjustRightInd w:val="0"/>
              <w:ind w:left="1440"/>
              <w:cnfStyle w:val="000000100000" w:firstRow="0" w:lastRow="0" w:firstColumn="0" w:lastColumn="0" w:oddVBand="0" w:evenVBand="0" w:oddHBand="1" w:evenHBand="0" w:firstRowFirstColumn="0" w:firstRowLastColumn="0" w:lastRowFirstColumn="0" w:lastRowLastColumn="0"/>
              <w:rPr>
                <w:rFonts w:cs="Segoe UI"/>
                <w:sz w:val="16"/>
                <w:szCs w:val="16"/>
              </w:rPr>
            </w:pPr>
          </w:p>
          <w:p w14:paraId="7E2DE80B" w14:textId="03476C38" w:rsidR="00874256" w:rsidRDefault="00874256" w:rsidP="00874256">
            <w:pPr>
              <w:pStyle w:val="ListParagraph"/>
              <w:autoSpaceDE w:val="0"/>
              <w:autoSpaceDN w:val="0"/>
              <w:adjustRightInd w:val="0"/>
              <w:ind w:left="1440"/>
              <w:cnfStyle w:val="000000100000" w:firstRow="0" w:lastRow="0" w:firstColumn="0" w:lastColumn="0" w:oddVBand="0" w:evenVBand="0" w:oddHBand="1" w:evenHBand="0" w:firstRowFirstColumn="0" w:firstRowLastColumn="0" w:lastRowFirstColumn="0" w:lastRowLastColumn="0"/>
              <w:rPr>
                <w:rFonts w:cs="Segoe UI"/>
                <w:sz w:val="16"/>
                <w:szCs w:val="16"/>
              </w:rPr>
            </w:pPr>
            <w:r w:rsidRPr="00AD2DE4">
              <w:rPr>
                <w:rFonts w:cs="Segoe UI"/>
                <w:sz w:val="16"/>
                <w:szCs w:val="16"/>
              </w:rPr>
              <w:t xml:space="preserve">Answer is Yes &gt; </w:t>
            </w:r>
            <w:r w:rsidR="00AD2DE4">
              <w:rPr>
                <w:rFonts w:cs="Segoe UI"/>
                <w:sz w:val="16"/>
                <w:szCs w:val="16"/>
              </w:rPr>
              <w:t>“</w:t>
            </w:r>
            <w:r w:rsidRPr="00AD2DE4">
              <w:rPr>
                <w:rFonts w:cs="Segoe UI"/>
                <w:sz w:val="16"/>
                <w:szCs w:val="16"/>
              </w:rPr>
              <w:t xml:space="preserve">You are one of the few healthcare organizations that </w:t>
            </w:r>
            <w:r w:rsidR="00AD2DE4">
              <w:rPr>
                <w:rFonts w:cs="Segoe UI"/>
                <w:sz w:val="16"/>
                <w:szCs w:val="16"/>
              </w:rPr>
              <w:t>is</w:t>
            </w:r>
            <w:r w:rsidRPr="00AD2DE4">
              <w:rPr>
                <w:rFonts w:cs="Segoe UI"/>
                <w:sz w:val="16"/>
                <w:szCs w:val="16"/>
              </w:rPr>
              <w:t xml:space="preserve"> managing the risks in a</w:t>
            </w:r>
            <w:r w:rsidR="00E5221D" w:rsidRPr="00AD2DE4">
              <w:rPr>
                <w:rFonts w:cs="Segoe UI"/>
                <w:sz w:val="16"/>
                <w:szCs w:val="16"/>
              </w:rPr>
              <w:t>t</w:t>
            </w:r>
            <w:r w:rsidR="00FC242D">
              <w:rPr>
                <w:rFonts w:cs="Segoe UI"/>
                <w:sz w:val="16"/>
                <w:szCs w:val="16"/>
              </w:rPr>
              <w:t xml:space="preserve"> advanced level. Could</w:t>
            </w:r>
            <w:r w:rsidRPr="00AD2DE4">
              <w:rPr>
                <w:rFonts w:cs="Segoe UI"/>
                <w:sz w:val="16"/>
                <w:szCs w:val="16"/>
              </w:rPr>
              <w:t xml:space="preserve"> one of our specialists meet with you to discuss the cybersecurity capab</w:t>
            </w:r>
            <w:r w:rsidR="00FC242D">
              <w:rPr>
                <w:rFonts w:cs="Segoe UI"/>
                <w:sz w:val="16"/>
                <w:szCs w:val="16"/>
              </w:rPr>
              <w:t xml:space="preserve">ility maturity model? I think this could </w:t>
            </w:r>
            <w:r w:rsidRPr="00AD2DE4">
              <w:rPr>
                <w:rFonts w:cs="Segoe UI"/>
                <w:sz w:val="16"/>
                <w:szCs w:val="16"/>
              </w:rPr>
              <w:t>be a great next step for your organization</w:t>
            </w:r>
            <w:r w:rsidR="00FC242D">
              <w:rPr>
                <w:rFonts w:cs="Segoe UI"/>
                <w:sz w:val="16"/>
                <w:szCs w:val="16"/>
              </w:rPr>
              <w:t>.”</w:t>
            </w:r>
          </w:p>
          <w:p w14:paraId="660F64E7" w14:textId="5B5CA287" w:rsidR="00FC242D" w:rsidRPr="00AD2DE4" w:rsidRDefault="00FC242D" w:rsidP="00874256">
            <w:pPr>
              <w:pStyle w:val="ListParagraph"/>
              <w:autoSpaceDE w:val="0"/>
              <w:autoSpaceDN w:val="0"/>
              <w:adjustRightInd w:val="0"/>
              <w:ind w:left="1440"/>
              <w:cnfStyle w:val="000000100000" w:firstRow="0" w:lastRow="0" w:firstColumn="0" w:lastColumn="0" w:oddVBand="0" w:evenVBand="0" w:oddHBand="1" w:evenHBand="0" w:firstRowFirstColumn="0" w:firstRowLastColumn="0" w:lastRowFirstColumn="0" w:lastRowLastColumn="0"/>
              <w:rPr>
                <w:rFonts w:cs="Segoe UI"/>
                <w:sz w:val="16"/>
                <w:szCs w:val="16"/>
              </w:rPr>
            </w:pPr>
            <w:r>
              <w:rPr>
                <w:rFonts w:cs="Segoe UI"/>
                <w:sz w:val="16"/>
                <w:szCs w:val="16"/>
              </w:rPr>
              <w:t xml:space="preserve">               &lt;Set Meeting&gt; Ask follow up SIGN questions.</w:t>
            </w:r>
          </w:p>
          <w:p w14:paraId="29D6D247" w14:textId="77777777" w:rsidR="00874256" w:rsidRPr="00AD2DE4" w:rsidRDefault="00874256" w:rsidP="00874256">
            <w:pPr>
              <w:pStyle w:val="ListParagraph"/>
              <w:autoSpaceDE w:val="0"/>
              <w:autoSpaceDN w:val="0"/>
              <w:adjustRightInd w:val="0"/>
              <w:ind w:left="1440"/>
              <w:cnfStyle w:val="000000100000" w:firstRow="0" w:lastRow="0" w:firstColumn="0" w:lastColumn="0" w:oddVBand="0" w:evenVBand="0" w:oddHBand="1" w:evenHBand="0" w:firstRowFirstColumn="0" w:firstRowLastColumn="0" w:lastRowFirstColumn="0" w:lastRowLastColumn="0"/>
              <w:rPr>
                <w:rFonts w:cs="Segoe UI"/>
                <w:sz w:val="16"/>
                <w:szCs w:val="16"/>
              </w:rPr>
            </w:pPr>
          </w:p>
          <w:p w14:paraId="5C880DB1" w14:textId="77777777" w:rsidR="000823F9" w:rsidRPr="00AD2DE4" w:rsidRDefault="000823F9" w:rsidP="00E91DBD">
            <w:pPr>
              <w:pStyle w:val="ListParagraph"/>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16"/>
              </w:rPr>
            </w:pPr>
          </w:p>
          <w:p w14:paraId="76710018" w14:textId="77777777" w:rsidR="00FC242D" w:rsidRPr="00FC242D" w:rsidRDefault="00FC242D" w:rsidP="00FC242D">
            <w:pPr>
              <w:autoSpaceDE w:val="0"/>
              <w:autoSpaceDN w:val="0"/>
              <w:adjustRightInd w:val="0"/>
              <w:cnfStyle w:val="000000100000" w:firstRow="0" w:lastRow="0" w:firstColumn="0" w:lastColumn="0" w:oddVBand="0" w:evenVBand="0" w:oddHBand="1" w:evenHBand="0" w:firstRowFirstColumn="0" w:firstRowLastColumn="0" w:lastRowFirstColumn="0" w:lastRowLastColumn="0"/>
              <w:rPr>
                <w:b/>
                <w:sz w:val="16"/>
                <w:szCs w:val="16"/>
              </w:rPr>
            </w:pPr>
            <w:r w:rsidRPr="00FC242D">
              <w:rPr>
                <w:b/>
                <w:sz w:val="16"/>
                <w:szCs w:val="16"/>
              </w:rPr>
              <w:t>Objection 2</w:t>
            </w:r>
          </w:p>
          <w:p w14:paraId="217E2EF2" w14:textId="1E1B0E7C" w:rsidR="000823F9" w:rsidRPr="00FC242D" w:rsidRDefault="00FC242D" w:rsidP="00FC242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16"/>
              </w:rPr>
            </w:pPr>
            <w:r w:rsidRPr="00FC242D">
              <w:rPr>
                <w:b/>
                <w:sz w:val="16"/>
                <w:szCs w:val="16"/>
              </w:rPr>
              <w:t>Customer:</w:t>
            </w:r>
            <w:r>
              <w:t xml:space="preserve"> </w:t>
            </w:r>
            <w:r w:rsidR="00E91DBD" w:rsidRPr="00FC242D">
              <w:rPr>
                <w:rFonts w:cs="Segoe UI"/>
                <w:b/>
                <w:sz w:val="16"/>
                <w:szCs w:val="16"/>
              </w:rPr>
              <w:t xml:space="preserve">Our IT Department takes care of the security issues and I only deal with privacy </w:t>
            </w:r>
            <w:r w:rsidR="000823F9" w:rsidRPr="00FC242D">
              <w:rPr>
                <w:rFonts w:cs="Segoe UI"/>
                <w:b/>
                <w:sz w:val="16"/>
                <w:szCs w:val="16"/>
              </w:rPr>
              <w:br/>
            </w:r>
          </w:p>
          <w:p w14:paraId="42FF00A7" w14:textId="77777777" w:rsidR="00FC242D" w:rsidRDefault="00FC242D" w:rsidP="00FC242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r>
              <w:rPr>
                <w:rFonts w:cs="Segoe UI"/>
                <w:sz w:val="16"/>
                <w:szCs w:val="16"/>
              </w:rPr>
              <w:t xml:space="preserve">“I understand, many of our current customers originally started out with a model similar to this. </w:t>
            </w:r>
            <w:r w:rsidR="000823F9" w:rsidRPr="00FC242D">
              <w:rPr>
                <w:rFonts w:cs="Segoe UI"/>
                <w:sz w:val="16"/>
                <w:szCs w:val="16"/>
              </w:rPr>
              <w:t xml:space="preserve">As you know there needs to be a handshake between security and privacy. </w:t>
            </w:r>
            <w:r>
              <w:rPr>
                <w:rFonts w:cs="Segoe UI"/>
                <w:sz w:val="16"/>
                <w:szCs w:val="16"/>
              </w:rPr>
              <w:t xml:space="preserve">What we’re talking about will </w:t>
            </w:r>
            <w:r w:rsidR="00874256" w:rsidRPr="00FC242D">
              <w:rPr>
                <w:rFonts w:cs="Segoe UI"/>
                <w:sz w:val="16"/>
                <w:szCs w:val="16"/>
              </w:rPr>
              <w:t>help with your Cybersecurity governance. Having insight to the security will help you draft the right policies and procedures and maintain the risk register.</w:t>
            </w:r>
            <w:r>
              <w:rPr>
                <w:rFonts w:cs="Segoe UI"/>
                <w:sz w:val="16"/>
                <w:szCs w:val="16"/>
              </w:rPr>
              <w:t xml:space="preserve"> It also helps with</w:t>
            </w:r>
            <w:r w:rsidR="00874256" w:rsidRPr="00FC242D">
              <w:rPr>
                <w:rFonts w:cs="Segoe UI"/>
                <w:sz w:val="16"/>
                <w:szCs w:val="16"/>
              </w:rPr>
              <w:t xml:space="preserve"> third party supplier compliance management.</w:t>
            </w:r>
            <w:r>
              <w:rPr>
                <w:rFonts w:cs="Segoe UI"/>
                <w:sz w:val="16"/>
                <w:szCs w:val="16"/>
              </w:rPr>
              <w:t>”</w:t>
            </w:r>
          </w:p>
          <w:p w14:paraId="1876B4DE" w14:textId="3141C3BD" w:rsidR="00874256" w:rsidRPr="00FC242D" w:rsidRDefault="00874256" w:rsidP="00FC242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r w:rsidRPr="00FC242D">
              <w:rPr>
                <w:rFonts w:cs="Segoe UI"/>
                <w:sz w:val="16"/>
                <w:szCs w:val="16"/>
              </w:rPr>
              <w:t xml:space="preserve">  </w:t>
            </w:r>
            <w:r w:rsidRPr="00FC242D">
              <w:rPr>
                <w:rFonts w:cs="Segoe UI"/>
                <w:sz w:val="16"/>
                <w:szCs w:val="16"/>
              </w:rPr>
              <w:br/>
              <w:t>Do you have a system to alert on renewing BAA with the third-party suppliers and managing their compliance?</w:t>
            </w:r>
          </w:p>
          <w:p w14:paraId="1D056185" w14:textId="5FCF02DE" w:rsidR="00874256" w:rsidRPr="00AD2DE4" w:rsidRDefault="00874256" w:rsidP="00874256">
            <w:pPr>
              <w:pStyle w:val="ListParagraph"/>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r w:rsidRPr="00AD2DE4">
              <w:rPr>
                <w:rFonts w:cs="Segoe UI"/>
                <w:sz w:val="16"/>
                <w:szCs w:val="16"/>
              </w:rPr>
              <w:t xml:space="preserve">Answer is Yes &gt; go to </w:t>
            </w:r>
            <w:r w:rsidR="00FC242D">
              <w:rPr>
                <w:rFonts w:cs="Segoe UI"/>
                <w:sz w:val="16"/>
                <w:szCs w:val="16"/>
              </w:rPr>
              <w:t>Question #1 above</w:t>
            </w:r>
            <w:r w:rsidRPr="00AD2DE4">
              <w:rPr>
                <w:rFonts w:cs="Segoe UI"/>
                <w:sz w:val="16"/>
                <w:szCs w:val="16"/>
              </w:rPr>
              <w:t>.</w:t>
            </w:r>
          </w:p>
          <w:p w14:paraId="727AFFFC" w14:textId="23ADF4D0" w:rsidR="00874256" w:rsidRDefault="00874256" w:rsidP="00874256">
            <w:pPr>
              <w:pStyle w:val="ListParagraph"/>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r w:rsidRPr="00AD2DE4">
              <w:rPr>
                <w:rFonts w:cs="Segoe UI"/>
                <w:sz w:val="16"/>
                <w:szCs w:val="16"/>
              </w:rPr>
              <w:t>Answer is No &gt; I can setup a meeting with one of our specialists to meet with you. Will Tuesday at 2 PM will be a good time?</w:t>
            </w:r>
          </w:p>
          <w:p w14:paraId="63959432" w14:textId="193BAEC9" w:rsidR="00FC242D" w:rsidRPr="00AD2DE4" w:rsidRDefault="00FC242D" w:rsidP="00874256">
            <w:pPr>
              <w:pStyle w:val="ListParagraph"/>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16"/>
              </w:rPr>
            </w:pPr>
            <w:r>
              <w:rPr>
                <w:rFonts w:cs="Segoe UI"/>
                <w:sz w:val="16"/>
                <w:szCs w:val="16"/>
              </w:rPr>
              <w:t xml:space="preserve">            &lt;Set Meeting&gt; Ask follow up SIGN questions.</w:t>
            </w:r>
          </w:p>
          <w:p w14:paraId="70FC41D6" w14:textId="77777777" w:rsidR="00874256" w:rsidRPr="00AD2DE4" w:rsidRDefault="00874256" w:rsidP="000823F9">
            <w:pPr>
              <w:pStyle w:val="ListParagraph"/>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16"/>
              </w:rPr>
            </w:pPr>
          </w:p>
          <w:p w14:paraId="37EF6021" w14:textId="08E503C3" w:rsidR="00E91DBD" w:rsidRPr="00AD2DE4" w:rsidRDefault="00E91DBD" w:rsidP="00874256">
            <w:pPr>
              <w:pStyle w:val="ListParagraph"/>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b/>
                <w:sz w:val="16"/>
                <w:szCs w:val="16"/>
              </w:rPr>
            </w:pPr>
          </w:p>
        </w:tc>
      </w:tr>
      <w:tr w:rsidR="00AD2DE4" w:rsidRPr="00AD2DE4" w14:paraId="2226FA84" w14:textId="77777777" w:rsidTr="00B975DC">
        <w:trPr>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4C4DC72C" w14:textId="77777777" w:rsidR="00AD2DE4" w:rsidRPr="00AD2DE4" w:rsidRDefault="00AD2DE4" w:rsidP="000D5443">
            <w:pPr>
              <w:rPr>
                <w:rFonts w:cs="Segoe UI"/>
                <w:sz w:val="16"/>
                <w:szCs w:val="16"/>
              </w:rPr>
            </w:pPr>
          </w:p>
        </w:tc>
        <w:tc>
          <w:tcPr>
            <w:tcW w:w="7560" w:type="dxa"/>
            <w:tcBorders>
              <w:top w:val="single" w:sz="2" w:space="0" w:color="auto"/>
              <w:bottom w:val="single" w:sz="2" w:space="0" w:color="auto"/>
            </w:tcBorders>
          </w:tcPr>
          <w:p w14:paraId="5EDEBDDF" w14:textId="77777777" w:rsidR="00AD2DE4" w:rsidRPr="00AD2DE4" w:rsidRDefault="00AD2DE4" w:rsidP="00AD2DE4">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16"/>
                <w:szCs w:val="16"/>
              </w:rPr>
            </w:pPr>
          </w:p>
        </w:tc>
      </w:tr>
    </w:tbl>
    <w:p w14:paraId="59CE533B" w14:textId="77777777" w:rsidR="00B21649" w:rsidRPr="00AD2DE4" w:rsidRDefault="00B21649" w:rsidP="001428D2">
      <w:pPr>
        <w:rPr>
          <w:rFonts w:ascii="Segoe UI" w:hAnsi="Segoe UI" w:cs="Segoe UI"/>
          <w:sz w:val="16"/>
          <w:szCs w:val="16"/>
        </w:rPr>
      </w:pPr>
    </w:p>
    <w:sectPr w:rsidR="00B21649" w:rsidRPr="00AD2DE4" w:rsidSect="00AA2532">
      <w:footerReference w:type="default" r:id="rId12"/>
      <w:footerReference w:type="first" r:id="rId13"/>
      <w:pgSz w:w="12240" w:h="15840"/>
      <w:pgMar w:top="810" w:right="1440" w:bottom="630" w:left="1620" w:header="720" w:footer="432"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84EBD6" w14:textId="77777777" w:rsidR="00DC2E0E" w:rsidRDefault="00DC2E0E" w:rsidP="003C61C4">
      <w:pPr>
        <w:spacing w:after="0" w:line="240" w:lineRule="auto"/>
      </w:pPr>
      <w:r>
        <w:separator/>
      </w:r>
    </w:p>
  </w:endnote>
  <w:endnote w:type="continuationSeparator" w:id="0">
    <w:p w14:paraId="7D7A3B96" w14:textId="77777777" w:rsidR="00DC2E0E" w:rsidRDefault="00DC2E0E" w:rsidP="003C6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95C49C" w14:textId="77777777" w:rsidR="003C4D44" w:rsidRPr="008F2CAC" w:rsidRDefault="003C4D44" w:rsidP="008F2CAC">
    <w:pPr>
      <w:pStyle w:val="Footer"/>
      <w:jc w:val="right"/>
      <w:rPr>
        <w:color w:val="919090"/>
        <w:sz w:val="20"/>
        <w:szCs w:val="20"/>
      </w:rPr>
    </w:pPr>
    <w:r>
      <w:rPr>
        <w:noProof/>
      </w:rPr>
      <w:drawing>
        <wp:anchor distT="0" distB="0" distL="114300" distR="114300" simplePos="0" relativeHeight="251664384" behindDoc="0" locked="0" layoutInCell="1" allowOverlap="1" wp14:anchorId="5E4B54F0" wp14:editId="0B065C60">
          <wp:simplePos x="0" y="0"/>
          <wp:positionH relativeFrom="column">
            <wp:posOffset>4610100</wp:posOffset>
          </wp:positionH>
          <wp:positionV relativeFrom="paragraph">
            <wp:posOffset>-120650</wp:posOffset>
          </wp:positionV>
          <wp:extent cx="1924050" cy="516869"/>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logo smaller.png"/>
                  <pic:cNvPicPr/>
                </pic:nvPicPr>
                <pic:blipFill>
                  <a:blip r:embed="rId1">
                    <a:extLst>
                      <a:ext uri="{28A0092B-C50C-407E-A947-70E740481C1C}">
                        <a14:useLocalDpi xmlns:a14="http://schemas.microsoft.com/office/drawing/2010/main" val="0"/>
                      </a:ext>
                    </a:extLst>
                  </a:blip>
                  <a:stretch>
                    <a:fillRect/>
                  </a:stretch>
                </pic:blipFill>
                <pic:spPr>
                  <a:xfrm>
                    <a:off x="0" y="0"/>
                    <a:ext cx="1924050" cy="516869"/>
                  </a:xfrm>
                  <a:prstGeom prst="rect">
                    <a:avLst/>
                  </a:prstGeom>
                </pic:spPr>
              </pic:pic>
            </a:graphicData>
          </a:graphic>
          <wp14:sizeRelH relativeFrom="margin">
            <wp14:pctWidth>0</wp14:pctWidth>
          </wp14:sizeRelH>
          <wp14:sizeRelV relativeFrom="margin">
            <wp14:pctHeight>0</wp14:pctHeight>
          </wp14:sizeRelV>
        </wp:anchor>
      </w:drawing>
    </w:r>
  </w:p>
  <w:p w14:paraId="3EA47ACD" w14:textId="77777777" w:rsidR="003C4D44" w:rsidRDefault="003C4D44" w:rsidP="007D3F0B">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5EDECD" w14:textId="77777777" w:rsidR="003C4D44" w:rsidRDefault="003C4D44">
    <w:pPr>
      <w:pStyle w:val="Footer"/>
    </w:pPr>
    <w:r>
      <w:rPr>
        <w:noProof/>
      </w:rPr>
      <mc:AlternateContent>
        <mc:Choice Requires="wps">
          <w:drawing>
            <wp:anchor distT="0" distB="0" distL="114300" distR="114300" simplePos="0" relativeHeight="251660288" behindDoc="0" locked="0" layoutInCell="1" allowOverlap="1" wp14:anchorId="0E12728B" wp14:editId="74C103A7">
              <wp:simplePos x="0" y="0"/>
              <wp:positionH relativeFrom="column">
                <wp:posOffset>-914400</wp:posOffset>
              </wp:positionH>
              <wp:positionV relativeFrom="paragraph">
                <wp:posOffset>704850</wp:posOffset>
              </wp:positionV>
              <wp:extent cx="400050" cy="7210425"/>
              <wp:effectExtent l="0" t="0" r="0" b="9525"/>
              <wp:wrapNone/>
              <wp:docPr id="39" name="Rectangle 39"/>
              <wp:cNvGraphicFramePr/>
              <a:graphic xmlns:a="http://schemas.openxmlformats.org/drawingml/2006/main">
                <a:graphicData uri="http://schemas.microsoft.com/office/word/2010/wordprocessingShape">
                  <wps:wsp>
                    <wps:cNvSpPr/>
                    <wps:spPr>
                      <a:xfrm>
                        <a:off x="0" y="0"/>
                        <a:ext cx="400050" cy="7210425"/>
                      </a:xfrm>
                      <a:prstGeom prst="rect">
                        <a:avLst/>
                      </a:prstGeom>
                      <a:solidFill>
                        <a:srgbClr val="2175A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B6109C" w14:textId="77777777" w:rsidR="003C4D44" w:rsidRPr="007802BE" w:rsidRDefault="003C4D44" w:rsidP="00817CD0">
                          <w:pPr>
                            <w:jc w:val="right"/>
                            <w:rPr>
                              <w:color w:val="FFFFFF" w:themeColor="background1"/>
                              <w:sz w:val="36"/>
                              <w:szCs w:val="36"/>
                            </w:rPr>
                          </w:pPr>
                          <w:r>
                            <w:rPr>
                              <w:color w:val="FFFFFF" w:themeColor="background1"/>
                              <w:sz w:val="36"/>
                              <w:szCs w:val="36"/>
                            </w:rPr>
                            <w:t>[</w:t>
                          </w:r>
                          <w:r w:rsidRPr="007802BE">
                            <w:rPr>
                              <w:color w:val="FFFFFF" w:themeColor="background1"/>
                              <w:sz w:val="36"/>
                              <w:szCs w:val="36"/>
                            </w:rPr>
                            <w:t>Enter Document Title Here]</w:t>
                          </w:r>
                        </w:p>
                      </w:txbxContent>
                    </wps:txbx>
                    <wps:bodyPr rot="0" spcFirstLastPara="0" vertOverflow="overflow" horzOverflow="overflow" vert="vert270" wrap="square" lIns="18288" tIns="182880" rIns="45720" bIns="2286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2728B" id="Rectangle 39" o:spid="_x0000_s1026" style="position:absolute;margin-left:-1in;margin-top:55.5pt;width:31.5pt;height:56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" fillcolor="#2175aa" stroked="f" strokeweight="1pt">
              <v:textbox style="layout-flow:vertical;mso-layout-flow-alt:bottom-to-top" inset="1.44pt,14.4pt,3.6pt,18pt">
                <w:txbxContent>
                  <w:p w14:paraId="2BB6109C" w14:textId="77777777" w:rsidR="003C4D44" w:rsidRPr="007802BE" w:rsidRDefault="003C4D44" w:rsidP="00817CD0">
                    <w:pPr>
                      <w:jc w:val="right"/>
                      <w:rPr>
                        <w:color w:val="FFFFFF" w:themeColor="background1"/>
                        <w:sz w:val="36"/>
                        <w:szCs w:val="36"/>
                      </w:rPr>
                    </w:pPr>
                    <w:r>
                      <w:rPr>
                        <w:color w:val="FFFFFF" w:themeColor="background1"/>
                        <w:sz w:val="36"/>
                        <w:szCs w:val="36"/>
                      </w:rPr>
                      <w:t>[</w:t>
                    </w:r>
                    <w:r w:rsidRPr="007802BE">
                      <w:rPr>
                        <w:color w:val="FFFFFF" w:themeColor="background1"/>
                        <w:sz w:val="36"/>
                        <w:szCs w:val="36"/>
                      </w:rPr>
                      <w:t>Enter Document Title Here]</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7F5BC7" w14:textId="77777777" w:rsidR="00DC2E0E" w:rsidRDefault="00DC2E0E" w:rsidP="003C61C4">
      <w:pPr>
        <w:spacing w:after="0" w:line="240" w:lineRule="auto"/>
      </w:pPr>
      <w:r>
        <w:separator/>
      </w:r>
    </w:p>
  </w:footnote>
  <w:footnote w:type="continuationSeparator" w:id="0">
    <w:p w14:paraId="5FAAC532" w14:textId="77777777" w:rsidR="00DC2E0E" w:rsidRDefault="00DC2E0E" w:rsidP="003C61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BF09BE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9F2079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D643F2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4E871D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9A68ED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714A21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0F824A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202EB2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D5C11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682708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294038"/>
    <w:multiLevelType w:val="hybridMultilevel"/>
    <w:tmpl w:val="C92E9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DC5D70"/>
    <w:multiLevelType w:val="hybridMultilevel"/>
    <w:tmpl w:val="C960E7B0"/>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2" w15:restartNumberingAfterBreak="0">
    <w:nsid w:val="250E51F7"/>
    <w:multiLevelType w:val="hybridMultilevel"/>
    <w:tmpl w:val="97A64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1209B1"/>
    <w:multiLevelType w:val="hybridMultilevel"/>
    <w:tmpl w:val="19BA6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F51C14"/>
    <w:multiLevelType w:val="hybridMultilevel"/>
    <w:tmpl w:val="C1D488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48B039D"/>
    <w:multiLevelType w:val="hybridMultilevel"/>
    <w:tmpl w:val="8A1CF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C268ED"/>
    <w:multiLevelType w:val="hybridMultilevel"/>
    <w:tmpl w:val="2DAEB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975D5D"/>
    <w:multiLevelType w:val="hybridMultilevel"/>
    <w:tmpl w:val="A872BE88"/>
    <w:lvl w:ilvl="0" w:tplc="688C3424">
      <w:numFmt w:val="bullet"/>
      <w:lvlText w:val=""/>
      <w:lvlJc w:val="left"/>
      <w:pPr>
        <w:ind w:left="720" w:hanging="360"/>
      </w:pPr>
      <w:rPr>
        <w:rFonts w:ascii="Century Gothic" w:eastAsiaTheme="minorHAnsi" w:hAnsi="Century Gothic"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6F42A2"/>
    <w:multiLevelType w:val="hybridMultilevel"/>
    <w:tmpl w:val="EF3A1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B106A8"/>
    <w:multiLevelType w:val="hybridMultilevel"/>
    <w:tmpl w:val="7DC42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D4141E"/>
    <w:multiLevelType w:val="hybridMultilevel"/>
    <w:tmpl w:val="126E8088"/>
    <w:lvl w:ilvl="0" w:tplc="604491D6">
      <w:start w:val="1"/>
      <w:numFmt w:val="bullet"/>
      <w:lvlText w:val="•"/>
      <w:lvlJc w:val="left"/>
      <w:pPr>
        <w:tabs>
          <w:tab w:val="num" w:pos="720"/>
        </w:tabs>
        <w:ind w:left="720" w:hanging="360"/>
      </w:pPr>
      <w:rPr>
        <w:rFonts w:ascii="Arial" w:hAnsi="Arial" w:hint="default"/>
      </w:rPr>
    </w:lvl>
    <w:lvl w:ilvl="1" w:tplc="666CBE0A">
      <w:start w:val="206"/>
      <w:numFmt w:val="bullet"/>
      <w:lvlText w:val="-"/>
      <w:lvlJc w:val="left"/>
      <w:pPr>
        <w:tabs>
          <w:tab w:val="num" w:pos="1440"/>
        </w:tabs>
        <w:ind w:left="1440" w:hanging="360"/>
      </w:pPr>
      <w:rPr>
        <w:rFonts w:ascii="Segoe UI" w:hAnsi="Segoe UI" w:hint="default"/>
      </w:rPr>
    </w:lvl>
    <w:lvl w:ilvl="2" w:tplc="01BCCE6C" w:tentative="1">
      <w:start w:val="1"/>
      <w:numFmt w:val="bullet"/>
      <w:lvlText w:val="•"/>
      <w:lvlJc w:val="left"/>
      <w:pPr>
        <w:tabs>
          <w:tab w:val="num" w:pos="2160"/>
        </w:tabs>
        <w:ind w:left="2160" w:hanging="360"/>
      </w:pPr>
      <w:rPr>
        <w:rFonts w:ascii="Arial" w:hAnsi="Arial" w:hint="default"/>
      </w:rPr>
    </w:lvl>
    <w:lvl w:ilvl="3" w:tplc="B6989810" w:tentative="1">
      <w:start w:val="1"/>
      <w:numFmt w:val="bullet"/>
      <w:lvlText w:val="•"/>
      <w:lvlJc w:val="left"/>
      <w:pPr>
        <w:tabs>
          <w:tab w:val="num" w:pos="2880"/>
        </w:tabs>
        <w:ind w:left="2880" w:hanging="360"/>
      </w:pPr>
      <w:rPr>
        <w:rFonts w:ascii="Arial" w:hAnsi="Arial" w:hint="default"/>
      </w:rPr>
    </w:lvl>
    <w:lvl w:ilvl="4" w:tplc="131453F6" w:tentative="1">
      <w:start w:val="1"/>
      <w:numFmt w:val="bullet"/>
      <w:lvlText w:val="•"/>
      <w:lvlJc w:val="left"/>
      <w:pPr>
        <w:tabs>
          <w:tab w:val="num" w:pos="3600"/>
        </w:tabs>
        <w:ind w:left="3600" w:hanging="360"/>
      </w:pPr>
      <w:rPr>
        <w:rFonts w:ascii="Arial" w:hAnsi="Arial" w:hint="default"/>
      </w:rPr>
    </w:lvl>
    <w:lvl w:ilvl="5" w:tplc="78FE4014" w:tentative="1">
      <w:start w:val="1"/>
      <w:numFmt w:val="bullet"/>
      <w:lvlText w:val="•"/>
      <w:lvlJc w:val="left"/>
      <w:pPr>
        <w:tabs>
          <w:tab w:val="num" w:pos="4320"/>
        </w:tabs>
        <w:ind w:left="4320" w:hanging="360"/>
      </w:pPr>
      <w:rPr>
        <w:rFonts w:ascii="Arial" w:hAnsi="Arial" w:hint="default"/>
      </w:rPr>
    </w:lvl>
    <w:lvl w:ilvl="6" w:tplc="CD8AC368" w:tentative="1">
      <w:start w:val="1"/>
      <w:numFmt w:val="bullet"/>
      <w:lvlText w:val="•"/>
      <w:lvlJc w:val="left"/>
      <w:pPr>
        <w:tabs>
          <w:tab w:val="num" w:pos="5040"/>
        </w:tabs>
        <w:ind w:left="5040" w:hanging="360"/>
      </w:pPr>
      <w:rPr>
        <w:rFonts w:ascii="Arial" w:hAnsi="Arial" w:hint="default"/>
      </w:rPr>
    </w:lvl>
    <w:lvl w:ilvl="7" w:tplc="0AEEA580" w:tentative="1">
      <w:start w:val="1"/>
      <w:numFmt w:val="bullet"/>
      <w:lvlText w:val="•"/>
      <w:lvlJc w:val="left"/>
      <w:pPr>
        <w:tabs>
          <w:tab w:val="num" w:pos="5760"/>
        </w:tabs>
        <w:ind w:left="5760" w:hanging="360"/>
      </w:pPr>
      <w:rPr>
        <w:rFonts w:ascii="Arial" w:hAnsi="Arial" w:hint="default"/>
      </w:rPr>
    </w:lvl>
    <w:lvl w:ilvl="8" w:tplc="C0B68CF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F4C651E"/>
    <w:multiLevelType w:val="hybridMultilevel"/>
    <w:tmpl w:val="1ECCE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19295D"/>
    <w:multiLevelType w:val="hybridMultilevel"/>
    <w:tmpl w:val="F9EEB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511583"/>
    <w:multiLevelType w:val="hybridMultilevel"/>
    <w:tmpl w:val="ECA41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241B57"/>
    <w:multiLevelType w:val="hybridMultilevel"/>
    <w:tmpl w:val="138C3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46703A"/>
    <w:multiLevelType w:val="hybridMultilevel"/>
    <w:tmpl w:val="66901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B040DB"/>
    <w:multiLevelType w:val="hybridMultilevel"/>
    <w:tmpl w:val="71CAE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5008D2"/>
    <w:multiLevelType w:val="hybridMultilevel"/>
    <w:tmpl w:val="320EA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7D34B0"/>
    <w:multiLevelType w:val="hybridMultilevel"/>
    <w:tmpl w:val="EF88F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967D3E"/>
    <w:multiLevelType w:val="hybridMultilevel"/>
    <w:tmpl w:val="A1968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1"/>
  </w:num>
  <w:num w:numId="13">
    <w:abstractNumId w:val="10"/>
  </w:num>
  <w:num w:numId="14">
    <w:abstractNumId w:val="27"/>
  </w:num>
  <w:num w:numId="15">
    <w:abstractNumId w:val="16"/>
  </w:num>
  <w:num w:numId="16">
    <w:abstractNumId w:val="19"/>
  </w:num>
  <w:num w:numId="17">
    <w:abstractNumId w:val="23"/>
  </w:num>
  <w:num w:numId="18">
    <w:abstractNumId w:val="24"/>
  </w:num>
  <w:num w:numId="19">
    <w:abstractNumId w:val="12"/>
  </w:num>
  <w:num w:numId="20">
    <w:abstractNumId w:val="28"/>
  </w:num>
  <w:num w:numId="21">
    <w:abstractNumId w:val="15"/>
  </w:num>
  <w:num w:numId="22">
    <w:abstractNumId w:val="18"/>
  </w:num>
  <w:num w:numId="23">
    <w:abstractNumId w:val="22"/>
  </w:num>
  <w:num w:numId="24">
    <w:abstractNumId w:val="21"/>
  </w:num>
  <w:num w:numId="25">
    <w:abstractNumId w:val="13"/>
  </w:num>
  <w:num w:numId="26">
    <w:abstractNumId w:val="17"/>
  </w:num>
  <w:num w:numId="27">
    <w:abstractNumId w:val="20"/>
  </w:num>
  <w:num w:numId="28">
    <w:abstractNumId w:val="25"/>
  </w:num>
  <w:num w:numId="29">
    <w:abstractNumId w:val="29"/>
  </w:num>
  <w:num w:numId="30">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Navin Balakrishnaraja">
    <w15:presenceInfo w15:providerId="AD" w15:userId="S-1-5-21-823518204-436374069-725345543-39694"/>
  </w15:person>
  <w15:person w15:author="Robyn Johnson">
    <w15:presenceInfo w15:providerId="Windows Live" w15:userId="227089adcc7d46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revisionView w:markup="0"/>
  <w:trackRevision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162"/>
    <w:rsid w:val="00007649"/>
    <w:rsid w:val="000162FC"/>
    <w:rsid w:val="00021631"/>
    <w:rsid w:val="0002789E"/>
    <w:rsid w:val="00033E47"/>
    <w:rsid w:val="0004168B"/>
    <w:rsid w:val="00041E05"/>
    <w:rsid w:val="00050905"/>
    <w:rsid w:val="00056EC4"/>
    <w:rsid w:val="00074EED"/>
    <w:rsid w:val="00080BC6"/>
    <w:rsid w:val="000823F9"/>
    <w:rsid w:val="000861A4"/>
    <w:rsid w:val="000C021F"/>
    <w:rsid w:val="000D5443"/>
    <w:rsid w:val="000D68B4"/>
    <w:rsid w:val="000E5620"/>
    <w:rsid w:val="000F2F90"/>
    <w:rsid w:val="001428D2"/>
    <w:rsid w:val="00142F39"/>
    <w:rsid w:val="001437B9"/>
    <w:rsid w:val="00155D7A"/>
    <w:rsid w:val="001606E4"/>
    <w:rsid w:val="00171C8A"/>
    <w:rsid w:val="001B6848"/>
    <w:rsid w:val="001D7602"/>
    <w:rsid w:val="001F1FF6"/>
    <w:rsid w:val="002033C5"/>
    <w:rsid w:val="002275F2"/>
    <w:rsid w:val="00243BE3"/>
    <w:rsid w:val="00246A29"/>
    <w:rsid w:val="00252912"/>
    <w:rsid w:val="00265ADD"/>
    <w:rsid w:val="002778A2"/>
    <w:rsid w:val="00283ACA"/>
    <w:rsid w:val="002978FB"/>
    <w:rsid w:val="00297E5C"/>
    <w:rsid w:val="002A03B2"/>
    <w:rsid w:val="002A1C1C"/>
    <w:rsid w:val="002A4DD4"/>
    <w:rsid w:val="002A56BA"/>
    <w:rsid w:val="002B3E4B"/>
    <w:rsid w:val="002B5650"/>
    <w:rsid w:val="002D07E0"/>
    <w:rsid w:val="002D255D"/>
    <w:rsid w:val="002D5BA8"/>
    <w:rsid w:val="002E01EF"/>
    <w:rsid w:val="002E6498"/>
    <w:rsid w:val="002F38D1"/>
    <w:rsid w:val="0030342B"/>
    <w:rsid w:val="00324C87"/>
    <w:rsid w:val="00332A48"/>
    <w:rsid w:val="00381831"/>
    <w:rsid w:val="003B1849"/>
    <w:rsid w:val="003B2589"/>
    <w:rsid w:val="003B2B60"/>
    <w:rsid w:val="003B3BCB"/>
    <w:rsid w:val="003C4D44"/>
    <w:rsid w:val="003C61C4"/>
    <w:rsid w:val="003D1DCA"/>
    <w:rsid w:val="003D2D81"/>
    <w:rsid w:val="003D3507"/>
    <w:rsid w:val="003D53BA"/>
    <w:rsid w:val="003D7A9F"/>
    <w:rsid w:val="003E2F9B"/>
    <w:rsid w:val="003E6406"/>
    <w:rsid w:val="003F4007"/>
    <w:rsid w:val="00406976"/>
    <w:rsid w:val="00411179"/>
    <w:rsid w:val="004475FF"/>
    <w:rsid w:val="00451314"/>
    <w:rsid w:val="004564AE"/>
    <w:rsid w:val="00466D18"/>
    <w:rsid w:val="0047211C"/>
    <w:rsid w:val="00480711"/>
    <w:rsid w:val="0049226E"/>
    <w:rsid w:val="00493858"/>
    <w:rsid w:val="00495918"/>
    <w:rsid w:val="004B25A2"/>
    <w:rsid w:val="004B6C8F"/>
    <w:rsid w:val="004B7D2E"/>
    <w:rsid w:val="004D51F7"/>
    <w:rsid w:val="004D566E"/>
    <w:rsid w:val="004F04E4"/>
    <w:rsid w:val="00514CD6"/>
    <w:rsid w:val="005161C2"/>
    <w:rsid w:val="00516BC0"/>
    <w:rsid w:val="00525E24"/>
    <w:rsid w:val="00526905"/>
    <w:rsid w:val="005420AF"/>
    <w:rsid w:val="00555E07"/>
    <w:rsid w:val="00566AA7"/>
    <w:rsid w:val="00592F52"/>
    <w:rsid w:val="005931F3"/>
    <w:rsid w:val="005958F5"/>
    <w:rsid w:val="005B1F2E"/>
    <w:rsid w:val="005C5E29"/>
    <w:rsid w:val="005C7A25"/>
    <w:rsid w:val="005E3ADB"/>
    <w:rsid w:val="005E6734"/>
    <w:rsid w:val="005F11C5"/>
    <w:rsid w:val="005F1F27"/>
    <w:rsid w:val="006063B9"/>
    <w:rsid w:val="0063391B"/>
    <w:rsid w:val="006373FA"/>
    <w:rsid w:val="0065455E"/>
    <w:rsid w:val="006628B9"/>
    <w:rsid w:val="00691831"/>
    <w:rsid w:val="006A311F"/>
    <w:rsid w:val="006B40ED"/>
    <w:rsid w:val="006D4851"/>
    <w:rsid w:val="006E5A85"/>
    <w:rsid w:val="006F3451"/>
    <w:rsid w:val="006F7972"/>
    <w:rsid w:val="007027FB"/>
    <w:rsid w:val="00703EEF"/>
    <w:rsid w:val="007173FE"/>
    <w:rsid w:val="0072668A"/>
    <w:rsid w:val="0073242C"/>
    <w:rsid w:val="00740A1D"/>
    <w:rsid w:val="00762AB4"/>
    <w:rsid w:val="007802BE"/>
    <w:rsid w:val="0078421D"/>
    <w:rsid w:val="007906E2"/>
    <w:rsid w:val="007B362A"/>
    <w:rsid w:val="007B53EA"/>
    <w:rsid w:val="007C2607"/>
    <w:rsid w:val="007D199E"/>
    <w:rsid w:val="007D3F0B"/>
    <w:rsid w:val="007F0B70"/>
    <w:rsid w:val="00812E50"/>
    <w:rsid w:val="00817CD0"/>
    <w:rsid w:val="0085540C"/>
    <w:rsid w:val="008648A3"/>
    <w:rsid w:val="00874256"/>
    <w:rsid w:val="00885A3C"/>
    <w:rsid w:val="00893E19"/>
    <w:rsid w:val="008A3C37"/>
    <w:rsid w:val="008A740F"/>
    <w:rsid w:val="008A7656"/>
    <w:rsid w:val="008B2F8A"/>
    <w:rsid w:val="008D252E"/>
    <w:rsid w:val="008F2CAC"/>
    <w:rsid w:val="00902FB7"/>
    <w:rsid w:val="00912DDB"/>
    <w:rsid w:val="00927C24"/>
    <w:rsid w:val="00935313"/>
    <w:rsid w:val="009359BF"/>
    <w:rsid w:val="009417CF"/>
    <w:rsid w:val="00952860"/>
    <w:rsid w:val="009532FF"/>
    <w:rsid w:val="00957643"/>
    <w:rsid w:val="00970A56"/>
    <w:rsid w:val="00977364"/>
    <w:rsid w:val="009878BC"/>
    <w:rsid w:val="009A007E"/>
    <w:rsid w:val="009A0ACB"/>
    <w:rsid w:val="009B01E0"/>
    <w:rsid w:val="009B6CE7"/>
    <w:rsid w:val="009C3C4A"/>
    <w:rsid w:val="009D2385"/>
    <w:rsid w:val="009D37EF"/>
    <w:rsid w:val="009D49B1"/>
    <w:rsid w:val="009F5972"/>
    <w:rsid w:val="00A00AF2"/>
    <w:rsid w:val="00A05BFB"/>
    <w:rsid w:val="00A14162"/>
    <w:rsid w:val="00A22E6A"/>
    <w:rsid w:val="00A33850"/>
    <w:rsid w:val="00A41D32"/>
    <w:rsid w:val="00A90536"/>
    <w:rsid w:val="00A90F5A"/>
    <w:rsid w:val="00A93146"/>
    <w:rsid w:val="00AA2532"/>
    <w:rsid w:val="00AA732E"/>
    <w:rsid w:val="00AB01BB"/>
    <w:rsid w:val="00AB1DC2"/>
    <w:rsid w:val="00AB20D5"/>
    <w:rsid w:val="00AD24A9"/>
    <w:rsid w:val="00AD2DE4"/>
    <w:rsid w:val="00AF382D"/>
    <w:rsid w:val="00B14219"/>
    <w:rsid w:val="00B21649"/>
    <w:rsid w:val="00B302C3"/>
    <w:rsid w:val="00B37F52"/>
    <w:rsid w:val="00B747D3"/>
    <w:rsid w:val="00B81DC2"/>
    <w:rsid w:val="00B82F49"/>
    <w:rsid w:val="00B90291"/>
    <w:rsid w:val="00B975DC"/>
    <w:rsid w:val="00BA382B"/>
    <w:rsid w:val="00BA4480"/>
    <w:rsid w:val="00BA58C8"/>
    <w:rsid w:val="00BC45C5"/>
    <w:rsid w:val="00BC7762"/>
    <w:rsid w:val="00BD3AD8"/>
    <w:rsid w:val="00BE19CE"/>
    <w:rsid w:val="00C02B57"/>
    <w:rsid w:val="00C17C60"/>
    <w:rsid w:val="00C31DA6"/>
    <w:rsid w:val="00C328D2"/>
    <w:rsid w:val="00C474DE"/>
    <w:rsid w:val="00C52CCF"/>
    <w:rsid w:val="00C57414"/>
    <w:rsid w:val="00C730BD"/>
    <w:rsid w:val="00C74B74"/>
    <w:rsid w:val="00C904D9"/>
    <w:rsid w:val="00CB6F1E"/>
    <w:rsid w:val="00D20DB7"/>
    <w:rsid w:val="00D26624"/>
    <w:rsid w:val="00D623A6"/>
    <w:rsid w:val="00D62F17"/>
    <w:rsid w:val="00D672A6"/>
    <w:rsid w:val="00D67437"/>
    <w:rsid w:val="00D82B5D"/>
    <w:rsid w:val="00DC2641"/>
    <w:rsid w:val="00DC2E0E"/>
    <w:rsid w:val="00DC3E00"/>
    <w:rsid w:val="00DD3E51"/>
    <w:rsid w:val="00DD7651"/>
    <w:rsid w:val="00DE2C50"/>
    <w:rsid w:val="00DF4682"/>
    <w:rsid w:val="00DF7039"/>
    <w:rsid w:val="00E06353"/>
    <w:rsid w:val="00E138C9"/>
    <w:rsid w:val="00E25BEB"/>
    <w:rsid w:val="00E329FC"/>
    <w:rsid w:val="00E40651"/>
    <w:rsid w:val="00E5221D"/>
    <w:rsid w:val="00E74D16"/>
    <w:rsid w:val="00E74E4D"/>
    <w:rsid w:val="00E91DBD"/>
    <w:rsid w:val="00EB0BAF"/>
    <w:rsid w:val="00ED294F"/>
    <w:rsid w:val="00F243E1"/>
    <w:rsid w:val="00F2528D"/>
    <w:rsid w:val="00F33D5B"/>
    <w:rsid w:val="00F5633E"/>
    <w:rsid w:val="00F56486"/>
    <w:rsid w:val="00F6272A"/>
    <w:rsid w:val="00F66E64"/>
    <w:rsid w:val="00F75989"/>
    <w:rsid w:val="00F876D1"/>
    <w:rsid w:val="00FA2F0F"/>
    <w:rsid w:val="00FC242D"/>
    <w:rsid w:val="00FD3414"/>
    <w:rsid w:val="00FD4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ACB39D9"/>
  <w15:chartTrackingRefBased/>
  <w15:docId w15:val="{F2E256B8-1CD2-44E8-8BCD-4145FCF3A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1E05"/>
    <w:rPr>
      <w:rFonts w:ascii="Century Gothic" w:hAnsi="Century Gothic"/>
    </w:rPr>
  </w:style>
  <w:style w:type="paragraph" w:styleId="Heading1">
    <w:name w:val="heading 1"/>
    <w:basedOn w:val="Normal"/>
    <w:next w:val="Normal"/>
    <w:link w:val="Heading1Char"/>
    <w:uiPriority w:val="9"/>
    <w:qFormat/>
    <w:rsid w:val="00A90536"/>
    <w:pPr>
      <w:keepNext/>
      <w:keepLines/>
      <w:spacing w:before="240" w:after="0"/>
      <w:outlineLvl w:val="0"/>
    </w:pPr>
    <w:rPr>
      <w:rFonts w:asciiTheme="majorHAnsi" w:eastAsiaTheme="majorEastAsia" w:hAnsiTheme="majorHAnsi" w:cstheme="majorBidi"/>
      <w:color w:val="5B5B5B"/>
      <w:sz w:val="32"/>
      <w:szCs w:val="32"/>
    </w:rPr>
  </w:style>
  <w:style w:type="paragraph" w:styleId="Heading2">
    <w:name w:val="heading 2"/>
    <w:basedOn w:val="Normal"/>
    <w:next w:val="Normal"/>
    <w:link w:val="Heading2Char"/>
    <w:uiPriority w:val="9"/>
    <w:semiHidden/>
    <w:unhideWhenUsed/>
    <w:qFormat/>
    <w:rsid w:val="00324C87"/>
    <w:pPr>
      <w:keepNext/>
      <w:keepLines/>
      <w:spacing w:before="40" w:after="0"/>
      <w:outlineLvl w:val="1"/>
    </w:pPr>
    <w:rPr>
      <w:rFonts w:asciiTheme="majorHAnsi" w:eastAsiaTheme="majorEastAsia" w:hAnsiTheme="majorHAnsi" w:cstheme="majorBidi"/>
      <w:color w:val="2175AA"/>
      <w:sz w:val="26"/>
      <w:szCs w:val="26"/>
    </w:rPr>
  </w:style>
  <w:style w:type="paragraph" w:styleId="Heading3">
    <w:name w:val="heading 3"/>
    <w:basedOn w:val="Normal"/>
    <w:next w:val="Normal"/>
    <w:link w:val="Heading3Char"/>
    <w:uiPriority w:val="9"/>
    <w:semiHidden/>
    <w:unhideWhenUsed/>
    <w:qFormat/>
    <w:rsid w:val="00324C87"/>
    <w:pPr>
      <w:keepNext/>
      <w:keepLines/>
      <w:spacing w:before="40" w:after="0"/>
      <w:outlineLvl w:val="2"/>
    </w:pPr>
    <w:rPr>
      <w:rFonts w:asciiTheme="majorHAnsi" w:eastAsiaTheme="majorEastAsia" w:hAnsiTheme="majorHAnsi" w:cstheme="majorBidi"/>
      <w:color w:val="2175AA"/>
      <w:sz w:val="24"/>
      <w:szCs w:val="24"/>
    </w:rPr>
  </w:style>
  <w:style w:type="paragraph" w:styleId="Heading4">
    <w:name w:val="heading 4"/>
    <w:basedOn w:val="Normal"/>
    <w:next w:val="Normal"/>
    <w:link w:val="Heading4Char"/>
    <w:uiPriority w:val="9"/>
    <w:semiHidden/>
    <w:unhideWhenUsed/>
    <w:qFormat/>
    <w:rsid w:val="00324C87"/>
    <w:pPr>
      <w:keepNext/>
      <w:keepLines/>
      <w:spacing w:before="40" w:after="0"/>
      <w:outlineLvl w:val="3"/>
    </w:pPr>
    <w:rPr>
      <w:rFonts w:asciiTheme="majorHAnsi" w:eastAsiaTheme="majorEastAsia" w:hAnsiTheme="majorHAnsi" w:cstheme="majorBidi"/>
      <w:i/>
      <w:iCs/>
      <w:color w:val="2175AA"/>
    </w:rPr>
  </w:style>
  <w:style w:type="paragraph" w:styleId="Heading5">
    <w:name w:val="heading 5"/>
    <w:basedOn w:val="Normal"/>
    <w:next w:val="Normal"/>
    <w:link w:val="Heading5Char"/>
    <w:uiPriority w:val="9"/>
    <w:semiHidden/>
    <w:unhideWhenUsed/>
    <w:qFormat/>
    <w:rsid w:val="00324C87"/>
    <w:pPr>
      <w:keepNext/>
      <w:keepLines/>
      <w:spacing w:before="40" w:after="0"/>
      <w:outlineLvl w:val="4"/>
    </w:pPr>
    <w:rPr>
      <w:rFonts w:asciiTheme="majorHAnsi" w:eastAsiaTheme="majorEastAsia" w:hAnsiTheme="majorHAnsi" w:cstheme="majorBidi"/>
      <w:color w:val="2175AA"/>
    </w:rPr>
  </w:style>
  <w:style w:type="paragraph" w:styleId="Heading6">
    <w:name w:val="heading 6"/>
    <w:basedOn w:val="Normal"/>
    <w:next w:val="Normal"/>
    <w:link w:val="Heading6Char"/>
    <w:uiPriority w:val="9"/>
    <w:semiHidden/>
    <w:unhideWhenUsed/>
    <w:qFormat/>
    <w:rsid w:val="008648A3"/>
    <w:pPr>
      <w:keepNext/>
      <w:keepLines/>
      <w:spacing w:before="40" w:after="0"/>
      <w:outlineLvl w:val="5"/>
    </w:pPr>
    <w:rPr>
      <w:rFonts w:asciiTheme="majorHAnsi" w:eastAsiaTheme="majorEastAsia" w:hAnsiTheme="majorHAnsi" w:cstheme="majorBidi"/>
      <w:color w:val="2175AA"/>
    </w:rPr>
  </w:style>
  <w:style w:type="paragraph" w:styleId="Heading7">
    <w:name w:val="heading 7"/>
    <w:basedOn w:val="Normal"/>
    <w:next w:val="Normal"/>
    <w:link w:val="Heading7Char"/>
    <w:uiPriority w:val="9"/>
    <w:semiHidden/>
    <w:unhideWhenUsed/>
    <w:qFormat/>
    <w:rsid w:val="008648A3"/>
    <w:pPr>
      <w:keepNext/>
      <w:keepLines/>
      <w:spacing w:before="40" w:after="0"/>
      <w:outlineLvl w:val="6"/>
    </w:pPr>
    <w:rPr>
      <w:rFonts w:asciiTheme="majorHAnsi" w:eastAsiaTheme="majorEastAsia" w:hAnsiTheme="majorHAnsi" w:cstheme="majorBidi"/>
      <w:i/>
      <w:iCs/>
      <w:color w:val="2175A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536"/>
    <w:rPr>
      <w:rFonts w:asciiTheme="majorHAnsi" w:eastAsiaTheme="majorEastAsia" w:hAnsiTheme="majorHAnsi" w:cstheme="majorBidi"/>
      <w:color w:val="5B5B5B"/>
      <w:sz w:val="32"/>
      <w:szCs w:val="32"/>
    </w:rPr>
  </w:style>
  <w:style w:type="paragraph" w:styleId="Title">
    <w:name w:val="Title"/>
    <w:basedOn w:val="Normal"/>
    <w:next w:val="Normal"/>
    <w:link w:val="TitleChar"/>
    <w:uiPriority w:val="10"/>
    <w:qFormat/>
    <w:rsid w:val="008648A3"/>
    <w:pPr>
      <w:spacing w:after="0" w:line="240" w:lineRule="auto"/>
      <w:contextualSpacing/>
    </w:pPr>
    <w:rPr>
      <w:rFonts w:asciiTheme="majorHAnsi" w:eastAsiaTheme="majorEastAsia" w:hAnsiTheme="majorHAnsi" w:cstheme="majorBidi"/>
      <w:color w:val="2175AA"/>
      <w:spacing w:val="-10"/>
      <w:kern w:val="28"/>
      <w:sz w:val="56"/>
      <w:szCs w:val="56"/>
    </w:rPr>
  </w:style>
  <w:style w:type="character" w:customStyle="1" w:styleId="TitleChar">
    <w:name w:val="Title Char"/>
    <w:basedOn w:val="DefaultParagraphFont"/>
    <w:link w:val="Title"/>
    <w:uiPriority w:val="10"/>
    <w:rsid w:val="008648A3"/>
    <w:rPr>
      <w:rFonts w:asciiTheme="majorHAnsi" w:eastAsiaTheme="majorEastAsia" w:hAnsiTheme="majorHAnsi" w:cstheme="majorBidi"/>
      <w:color w:val="2175AA"/>
      <w:spacing w:val="-10"/>
      <w:kern w:val="28"/>
      <w:sz w:val="56"/>
      <w:szCs w:val="56"/>
    </w:rPr>
  </w:style>
  <w:style w:type="paragraph" w:styleId="Subtitle">
    <w:name w:val="Subtitle"/>
    <w:basedOn w:val="Normal"/>
    <w:next w:val="Normal"/>
    <w:link w:val="SubtitleChar"/>
    <w:uiPriority w:val="11"/>
    <w:qFormat/>
    <w:rsid w:val="003D3507"/>
    <w:pPr>
      <w:numPr>
        <w:ilvl w:val="1"/>
      </w:numPr>
    </w:pPr>
    <w:rPr>
      <w:rFonts w:asciiTheme="minorHAnsi" w:eastAsiaTheme="minorEastAsia" w:hAnsiTheme="minorHAnsi"/>
      <w:color w:val="5B5B5B"/>
      <w:spacing w:val="15"/>
    </w:rPr>
  </w:style>
  <w:style w:type="character" w:customStyle="1" w:styleId="SubtitleChar">
    <w:name w:val="Subtitle Char"/>
    <w:basedOn w:val="DefaultParagraphFont"/>
    <w:link w:val="Subtitle"/>
    <w:uiPriority w:val="11"/>
    <w:rsid w:val="003D3507"/>
    <w:rPr>
      <w:rFonts w:eastAsiaTheme="minorEastAsia"/>
      <w:color w:val="5B5B5B"/>
      <w:spacing w:val="15"/>
    </w:rPr>
  </w:style>
  <w:style w:type="character" w:styleId="IntenseEmphasis">
    <w:name w:val="Intense Emphasis"/>
    <w:basedOn w:val="DefaultParagraphFont"/>
    <w:uiPriority w:val="21"/>
    <w:qFormat/>
    <w:rsid w:val="008648A3"/>
    <w:rPr>
      <w:i/>
      <w:iCs/>
      <w:color w:val="2175AA"/>
    </w:rPr>
  </w:style>
  <w:style w:type="paragraph" w:styleId="Quote">
    <w:name w:val="Quote"/>
    <w:basedOn w:val="Normal"/>
    <w:next w:val="Normal"/>
    <w:link w:val="QuoteChar"/>
    <w:uiPriority w:val="29"/>
    <w:qFormat/>
    <w:rsid w:val="003D3507"/>
    <w:pPr>
      <w:spacing w:before="200"/>
      <w:ind w:left="864" w:right="864"/>
      <w:jc w:val="center"/>
    </w:pPr>
    <w:rPr>
      <w:i/>
      <w:iCs/>
      <w:color w:val="5B5B5B"/>
    </w:rPr>
  </w:style>
  <w:style w:type="character" w:customStyle="1" w:styleId="QuoteChar">
    <w:name w:val="Quote Char"/>
    <w:basedOn w:val="DefaultParagraphFont"/>
    <w:link w:val="Quote"/>
    <w:uiPriority w:val="29"/>
    <w:rsid w:val="003D3507"/>
    <w:rPr>
      <w:rFonts w:ascii="Century Gothic" w:hAnsi="Century Gothic"/>
      <w:i/>
      <w:iCs/>
      <w:color w:val="5B5B5B"/>
    </w:rPr>
  </w:style>
  <w:style w:type="paragraph" w:styleId="IntenseQuote">
    <w:name w:val="Intense Quote"/>
    <w:basedOn w:val="Normal"/>
    <w:next w:val="Normal"/>
    <w:link w:val="IntenseQuoteChar"/>
    <w:uiPriority w:val="30"/>
    <w:qFormat/>
    <w:rsid w:val="008648A3"/>
    <w:pPr>
      <w:pBdr>
        <w:top w:val="single" w:sz="4" w:space="10" w:color="5B9BD5" w:themeColor="accent1"/>
        <w:bottom w:val="single" w:sz="4" w:space="10" w:color="5B9BD5" w:themeColor="accent1"/>
      </w:pBdr>
      <w:spacing w:before="360" w:after="360"/>
      <w:ind w:left="864" w:right="864"/>
      <w:jc w:val="center"/>
    </w:pPr>
    <w:rPr>
      <w:i/>
      <w:iCs/>
      <w:color w:val="2175AA"/>
    </w:rPr>
  </w:style>
  <w:style w:type="character" w:customStyle="1" w:styleId="IntenseQuoteChar">
    <w:name w:val="Intense Quote Char"/>
    <w:basedOn w:val="DefaultParagraphFont"/>
    <w:link w:val="IntenseQuote"/>
    <w:uiPriority w:val="30"/>
    <w:rsid w:val="008648A3"/>
    <w:rPr>
      <w:rFonts w:ascii="Century Gothic" w:hAnsi="Century Gothic"/>
      <w:i/>
      <w:iCs/>
      <w:color w:val="2175AA"/>
    </w:rPr>
  </w:style>
  <w:style w:type="character" w:styleId="SubtleReference">
    <w:name w:val="Subtle Reference"/>
    <w:basedOn w:val="DefaultParagraphFont"/>
    <w:uiPriority w:val="31"/>
    <w:qFormat/>
    <w:rsid w:val="003D3507"/>
    <w:rPr>
      <w:smallCaps/>
      <w:color w:val="5B5B5B"/>
    </w:rPr>
  </w:style>
  <w:style w:type="character" w:styleId="IntenseReference">
    <w:name w:val="Intense Reference"/>
    <w:basedOn w:val="DefaultParagraphFont"/>
    <w:uiPriority w:val="32"/>
    <w:qFormat/>
    <w:rsid w:val="008648A3"/>
    <w:rPr>
      <w:b/>
      <w:bCs/>
      <w:smallCaps/>
      <w:color w:val="2175AA"/>
      <w:spacing w:val="5"/>
    </w:rPr>
  </w:style>
  <w:style w:type="paragraph" w:styleId="ListParagraph">
    <w:name w:val="List Paragraph"/>
    <w:basedOn w:val="Normal"/>
    <w:uiPriority w:val="34"/>
    <w:qFormat/>
    <w:rsid w:val="003D3507"/>
    <w:pPr>
      <w:ind w:left="720"/>
      <w:contextualSpacing/>
    </w:pPr>
  </w:style>
  <w:style w:type="character" w:customStyle="1" w:styleId="Heading3Char">
    <w:name w:val="Heading 3 Char"/>
    <w:basedOn w:val="DefaultParagraphFont"/>
    <w:link w:val="Heading3"/>
    <w:uiPriority w:val="9"/>
    <w:semiHidden/>
    <w:rsid w:val="00324C87"/>
    <w:rPr>
      <w:rFonts w:asciiTheme="majorHAnsi" w:eastAsiaTheme="majorEastAsia" w:hAnsiTheme="majorHAnsi" w:cstheme="majorBidi"/>
      <w:color w:val="2175AA"/>
      <w:sz w:val="24"/>
      <w:szCs w:val="24"/>
    </w:rPr>
  </w:style>
  <w:style w:type="character" w:customStyle="1" w:styleId="Heading4Char">
    <w:name w:val="Heading 4 Char"/>
    <w:basedOn w:val="DefaultParagraphFont"/>
    <w:link w:val="Heading4"/>
    <w:uiPriority w:val="9"/>
    <w:semiHidden/>
    <w:rsid w:val="00324C87"/>
    <w:rPr>
      <w:rFonts w:asciiTheme="majorHAnsi" w:eastAsiaTheme="majorEastAsia" w:hAnsiTheme="majorHAnsi" w:cstheme="majorBidi"/>
      <w:i/>
      <w:iCs/>
      <w:color w:val="2175AA"/>
    </w:rPr>
  </w:style>
  <w:style w:type="character" w:customStyle="1" w:styleId="Heading5Char">
    <w:name w:val="Heading 5 Char"/>
    <w:basedOn w:val="DefaultParagraphFont"/>
    <w:link w:val="Heading5"/>
    <w:uiPriority w:val="9"/>
    <w:semiHidden/>
    <w:rsid w:val="00324C87"/>
    <w:rPr>
      <w:rFonts w:asciiTheme="majorHAnsi" w:eastAsiaTheme="majorEastAsia" w:hAnsiTheme="majorHAnsi" w:cstheme="majorBidi"/>
      <w:color w:val="2175AA"/>
    </w:rPr>
  </w:style>
  <w:style w:type="character" w:customStyle="1" w:styleId="Heading6Char">
    <w:name w:val="Heading 6 Char"/>
    <w:basedOn w:val="DefaultParagraphFont"/>
    <w:link w:val="Heading6"/>
    <w:uiPriority w:val="9"/>
    <w:semiHidden/>
    <w:rsid w:val="008648A3"/>
    <w:rPr>
      <w:rFonts w:asciiTheme="majorHAnsi" w:eastAsiaTheme="majorEastAsia" w:hAnsiTheme="majorHAnsi" w:cstheme="majorBidi"/>
      <w:color w:val="2175AA"/>
    </w:rPr>
  </w:style>
  <w:style w:type="character" w:customStyle="1" w:styleId="Heading7Char">
    <w:name w:val="Heading 7 Char"/>
    <w:basedOn w:val="DefaultParagraphFont"/>
    <w:link w:val="Heading7"/>
    <w:uiPriority w:val="9"/>
    <w:semiHidden/>
    <w:rsid w:val="008648A3"/>
    <w:rPr>
      <w:rFonts w:asciiTheme="majorHAnsi" w:eastAsiaTheme="majorEastAsia" w:hAnsiTheme="majorHAnsi" w:cstheme="majorBidi"/>
      <w:i/>
      <w:iCs/>
      <w:color w:val="2175AA"/>
    </w:rPr>
  </w:style>
  <w:style w:type="paragraph" w:styleId="TOCHeading">
    <w:name w:val="TOC Heading"/>
    <w:basedOn w:val="Heading1"/>
    <w:next w:val="Normal"/>
    <w:uiPriority w:val="39"/>
    <w:semiHidden/>
    <w:unhideWhenUsed/>
    <w:qFormat/>
    <w:rsid w:val="008648A3"/>
    <w:pPr>
      <w:outlineLvl w:val="9"/>
    </w:pPr>
  </w:style>
  <w:style w:type="paragraph" w:styleId="NormalWeb">
    <w:name w:val="Normal (Web)"/>
    <w:basedOn w:val="Normal"/>
    <w:uiPriority w:val="99"/>
    <w:semiHidden/>
    <w:unhideWhenUsed/>
    <w:rsid w:val="00041E05"/>
    <w:rPr>
      <w:rFonts w:asciiTheme="minorHAnsi" w:hAnsiTheme="minorHAnsi" w:cs="Times New Roman"/>
      <w:sz w:val="24"/>
      <w:szCs w:val="24"/>
    </w:rPr>
  </w:style>
  <w:style w:type="paragraph" w:styleId="Header">
    <w:name w:val="header"/>
    <w:basedOn w:val="Normal"/>
    <w:link w:val="HeaderChar"/>
    <w:uiPriority w:val="99"/>
    <w:unhideWhenUsed/>
    <w:rsid w:val="003C6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1C4"/>
    <w:rPr>
      <w:rFonts w:ascii="Century Gothic" w:hAnsi="Century Gothic"/>
    </w:rPr>
  </w:style>
  <w:style w:type="paragraph" w:styleId="Footer">
    <w:name w:val="footer"/>
    <w:basedOn w:val="Normal"/>
    <w:link w:val="FooterChar"/>
    <w:uiPriority w:val="99"/>
    <w:unhideWhenUsed/>
    <w:rsid w:val="003C6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1C4"/>
    <w:rPr>
      <w:rFonts w:ascii="Century Gothic" w:hAnsi="Century Gothic"/>
    </w:rPr>
  </w:style>
  <w:style w:type="paragraph" w:styleId="NoSpacing">
    <w:name w:val="No Spacing"/>
    <w:link w:val="NoSpacingChar"/>
    <w:uiPriority w:val="1"/>
    <w:qFormat/>
    <w:rsid w:val="006A311F"/>
    <w:pPr>
      <w:spacing w:after="0" w:line="240" w:lineRule="auto"/>
    </w:pPr>
    <w:rPr>
      <w:rFonts w:eastAsiaTheme="minorEastAsia"/>
    </w:rPr>
  </w:style>
  <w:style w:type="character" w:customStyle="1" w:styleId="NoSpacingChar">
    <w:name w:val="No Spacing Char"/>
    <w:basedOn w:val="DefaultParagraphFont"/>
    <w:link w:val="NoSpacing"/>
    <w:uiPriority w:val="1"/>
    <w:rsid w:val="006A311F"/>
    <w:rPr>
      <w:rFonts w:eastAsiaTheme="minorEastAsia"/>
    </w:rPr>
  </w:style>
  <w:style w:type="character" w:customStyle="1" w:styleId="Heading2Char">
    <w:name w:val="Heading 2 Char"/>
    <w:basedOn w:val="DefaultParagraphFont"/>
    <w:link w:val="Heading2"/>
    <w:uiPriority w:val="9"/>
    <w:semiHidden/>
    <w:rsid w:val="00324C87"/>
    <w:rPr>
      <w:rFonts w:asciiTheme="majorHAnsi" w:eastAsiaTheme="majorEastAsia" w:hAnsiTheme="majorHAnsi" w:cstheme="majorBidi"/>
      <w:color w:val="2175AA"/>
      <w:sz w:val="26"/>
      <w:szCs w:val="26"/>
    </w:rPr>
  </w:style>
  <w:style w:type="paragraph" w:styleId="BlockText">
    <w:name w:val="Block Text"/>
    <w:basedOn w:val="Normal"/>
    <w:uiPriority w:val="99"/>
    <w:semiHidden/>
    <w:unhideWhenUsed/>
    <w:rsid w:val="008648A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2175AA"/>
    </w:rPr>
  </w:style>
  <w:style w:type="character" w:styleId="Hyperlink">
    <w:name w:val="Hyperlink"/>
    <w:basedOn w:val="DefaultParagraphFont"/>
    <w:uiPriority w:val="99"/>
    <w:semiHidden/>
    <w:unhideWhenUsed/>
    <w:rsid w:val="008648A3"/>
    <w:rPr>
      <w:color w:val="2175AA"/>
      <w:u w:val="single"/>
    </w:rPr>
  </w:style>
  <w:style w:type="table" w:styleId="TableGrid">
    <w:name w:val="Table Grid"/>
    <w:basedOn w:val="TableNormal"/>
    <w:uiPriority w:val="39"/>
    <w:rsid w:val="004111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8F2CAC"/>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3-Accent1">
    <w:name w:val="Grid Table 3 Accent 1"/>
    <w:basedOn w:val="TableNormal"/>
    <w:uiPriority w:val="48"/>
    <w:rsid w:val="008F2CA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4-Accent1">
    <w:name w:val="Grid Table 4 Accent 1"/>
    <w:basedOn w:val="TableNormal"/>
    <w:uiPriority w:val="49"/>
    <w:rsid w:val="008F2CA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1">
    <w:name w:val="Grid Table 6 Colorful Accent 1"/>
    <w:basedOn w:val="TableNormal"/>
    <w:uiPriority w:val="51"/>
    <w:rsid w:val="008F2CAC"/>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
    <w:name w:val="Grid Table 6 Colorful"/>
    <w:aliases w:val="Butler"/>
    <w:basedOn w:val="TableNormal"/>
    <w:uiPriority w:val="51"/>
    <w:rsid w:val="00C57414"/>
    <w:pPr>
      <w:spacing w:after="0" w:line="240" w:lineRule="auto"/>
    </w:pPr>
    <w:rPr>
      <w:color w:val="000000" w:themeColor="text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2F2F2" w:themeFill="background1" w:themeFillShade="F2"/>
      </w:tcPr>
    </w:tblStylePr>
  </w:style>
  <w:style w:type="paragraph" w:customStyle="1" w:styleId="Default">
    <w:name w:val="Default"/>
    <w:rsid w:val="00283ACA"/>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614167">
      <w:bodyDiv w:val="1"/>
      <w:marLeft w:val="0"/>
      <w:marRight w:val="0"/>
      <w:marTop w:val="0"/>
      <w:marBottom w:val="0"/>
      <w:divBdr>
        <w:top w:val="none" w:sz="0" w:space="0" w:color="auto"/>
        <w:left w:val="none" w:sz="0" w:space="0" w:color="auto"/>
        <w:bottom w:val="none" w:sz="0" w:space="0" w:color="auto"/>
        <w:right w:val="none" w:sz="0" w:space="0" w:color="auto"/>
      </w:divBdr>
    </w:div>
    <w:div w:id="277689333">
      <w:bodyDiv w:val="1"/>
      <w:marLeft w:val="0"/>
      <w:marRight w:val="0"/>
      <w:marTop w:val="0"/>
      <w:marBottom w:val="0"/>
      <w:divBdr>
        <w:top w:val="none" w:sz="0" w:space="0" w:color="auto"/>
        <w:left w:val="none" w:sz="0" w:space="0" w:color="auto"/>
        <w:bottom w:val="none" w:sz="0" w:space="0" w:color="auto"/>
        <w:right w:val="none" w:sz="0" w:space="0" w:color="auto"/>
      </w:divBdr>
    </w:div>
    <w:div w:id="492182829">
      <w:bodyDiv w:val="1"/>
      <w:marLeft w:val="0"/>
      <w:marRight w:val="0"/>
      <w:marTop w:val="0"/>
      <w:marBottom w:val="0"/>
      <w:divBdr>
        <w:top w:val="none" w:sz="0" w:space="0" w:color="auto"/>
        <w:left w:val="none" w:sz="0" w:space="0" w:color="auto"/>
        <w:bottom w:val="none" w:sz="0" w:space="0" w:color="auto"/>
        <w:right w:val="none" w:sz="0" w:space="0" w:color="auto"/>
      </w:divBdr>
    </w:div>
    <w:div w:id="837769980">
      <w:bodyDiv w:val="1"/>
      <w:marLeft w:val="0"/>
      <w:marRight w:val="0"/>
      <w:marTop w:val="0"/>
      <w:marBottom w:val="0"/>
      <w:divBdr>
        <w:top w:val="none" w:sz="0" w:space="0" w:color="auto"/>
        <w:left w:val="none" w:sz="0" w:space="0" w:color="auto"/>
        <w:bottom w:val="none" w:sz="0" w:space="0" w:color="auto"/>
        <w:right w:val="none" w:sz="0" w:space="0" w:color="auto"/>
      </w:divBdr>
      <w:divsChild>
        <w:div w:id="386074138">
          <w:marLeft w:val="360"/>
          <w:marRight w:val="0"/>
          <w:marTop w:val="240"/>
          <w:marBottom w:val="0"/>
          <w:divBdr>
            <w:top w:val="none" w:sz="0" w:space="0" w:color="auto"/>
            <w:left w:val="none" w:sz="0" w:space="0" w:color="auto"/>
            <w:bottom w:val="none" w:sz="0" w:space="0" w:color="auto"/>
            <w:right w:val="none" w:sz="0" w:space="0" w:color="auto"/>
          </w:divBdr>
        </w:div>
        <w:div w:id="1015040191">
          <w:marLeft w:val="360"/>
          <w:marRight w:val="0"/>
          <w:marTop w:val="240"/>
          <w:marBottom w:val="0"/>
          <w:divBdr>
            <w:top w:val="none" w:sz="0" w:space="0" w:color="auto"/>
            <w:left w:val="none" w:sz="0" w:space="0" w:color="auto"/>
            <w:bottom w:val="none" w:sz="0" w:space="0" w:color="auto"/>
            <w:right w:val="none" w:sz="0" w:space="0" w:color="auto"/>
          </w:divBdr>
        </w:div>
        <w:div w:id="780880122">
          <w:marLeft w:val="360"/>
          <w:marRight w:val="0"/>
          <w:marTop w:val="240"/>
          <w:marBottom w:val="0"/>
          <w:divBdr>
            <w:top w:val="none" w:sz="0" w:space="0" w:color="auto"/>
            <w:left w:val="none" w:sz="0" w:space="0" w:color="auto"/>
            <w:bottom w:val="none" w:sz="0" w:space="0" w:color="auto"/>
            <w:right w:val="none" w:sz="0" w:space="0" w:color="auto"/>
          </w:divBdr>
        </w:div>
        <w:div w:id="1501701491">
          <w:marLeft w:val="360"/>
          <w:marRight w:val="0"/>
          <w:marTop w:val="240"/>
          <w:marBottom w:val="0"/>
          <w:divBdr>
            <w:top w:val="none" w:sz="0" w:space="0" w:color="auto"/>
            <w:left w:val="none" w:sz="0" w:space="0" w:color="auto"/>
            <w:bottom w:val="none" w:sz="0" w:space="0" w:color="auto"/>
            <w:right w:val="none" w:sz="0" w:space="0" w:color="auto"/>
          </w:divBdr>
        </w:div>
        <w:div w:id="782462163">
          <w:marLeft w:val="360"/>
          <w:marRight w:val="0"/>
          <w:marTop w:val="240"/>
          <w:marBottom w:val="0"/>
          <w:divBdr>
            <w:top w:val="none" w:sz="0" w:space="0" w:color="auto"/>
            <w:left w:val="none" w:sz="0" w:space="0" w:color="auto"/>
            <w:bottom w:val="none" w:sz="0" w:space="0" w:color="auto"/>
            <w:right w:val="none" w:sz="0" w:space="0" w:color="auto"/>
          </w:divBdr>
        </w:div>
        <w:div w:id="1134178721">
          <w:marLeft w:val="360"/>
          <w:marRight w:val="0"/>
          <w:marTop w:val="240"/>
          <w:marBottom w:val="0"/>
          <w:divBdr>
            <w:top w:val="none" w:sz="0" w:space="0" w:color="auto"/>
            <w:left w:val="none" w:sz="0" w:space="0" w:color="auto"/>
            <w:bottom w:val="none" w:sz="0" w:space="0" w:color="auto"/>
            <w:right w:val="none" w:sz="0" w:space="0" w:color="auto"/>
          </w:divBdr>
        </w:div>
        <w:div w:id="2010329303">
          <w:marLeft w:val="1080"/>
          <w:marRight w:val="0"/>
          <w:marTop w:val="240"/>
          <w:marBottom w:val="0"/>
          <w:divBdr>
            <w:top w:val="none" w:sz="0" w:space="0" w:color="auto"/>
            <w:left w:val="none" w:sz="0" w:space="0" w:color="auto"/>
            <w:bottom w:val="none" w:sz="0" w:space="0" w:color="auto"/>
            <w:right w:val="none" w:sz="0" w:space="0" w:color="auto"/>
          </w:divBdr>
        </w:div>
        <w:div w:id="312367407">
          <w:marLeft w:val="1080"/>
          <w:marRight w:val="0"/>
          <w:marTop w:val="240"/>
          <w:marBottom w:val="0"/>
          <w:divBdr>
            <w:top w:val="none" w:sz="0" w:space="0" w:color="auto"/>
            <w:left w:val="none" w:sz="0" w:space="0" w:color="auto"/>
            <w:bottom w:val="none" w:sz="0" w:space="0" w:color="auto"/>
            <w:right w:val="none" w:sz="0" w:space="0" w:color="auto"/>
          </w:divBdr>
        </w:div>
        <w:div w:id="761874584">
          <w:marLeft w:val="360"/>
          <w:marRight w:val="0"/>
          <w:marTop w:val="240"/>
          <w:marBottom w:val="0"/>
          <w:divBdr>
            <w:top w:val="none" w:sz="0" w:space="0" w:color="auto"/>
            <w:left w:val="none" w:sz="0" w:space="0" w:color="auto"/>
            <w:bottom w:val="none" w:sz="0" w:space="0" w:color="auto"/>
            <w:right w:val="none" w:sz="0" w:space="0" w:color="auto"/>
          </w:divBdr>
        </w:div>
        <w:div w:id="1633712862">
          <w:marLeft w:val="360"/>
          <w:marRight w:val="0"/>
          <w:marTop w:val="240"/>
          <w:marBottom w:val="0"/>
          <w:divBdr>
            <w:top w:val="none" w:sz="0" w:space="0" w:color="auto"/>
            <w:left w:val="none" w:sz="0" w:space="0" w:color="auto"/>
            <w:bottom w:val="none" w:sz="0" w:space="0" w:color="auto"/>
            <w:right w:val="none" w:sz="0" w:space="0" w:color="auto"/>
          </w:divBdr>
        </w:div>
        <w:div w:id="423722243">
          <w:marLeft w:val="360"/>
          <w:marRight w:val="0"/>
          <w:marTop w:val="240"/>
          <w:marBottom w:val="0"/>
          <w:divBdr>
            <w:top w:val="none" w:sz="0" w:space="0" w:color="auto"/>
            <w:left w:val="none" w:sz="0" w:space="0" w:color="auto"/>
            <w:bottom w:val="none" w:sz="0" w:space="0" w:color="auto"/>
            <w:right w:val="none" w:sz="0" w:space="0" w:color="auto"/>
          </w:divBdr>
        </w:div>
        <w:div w:id="1239093681">
          <w:marLeft w:val="360"/>
          <w:marRight w:val="0"/>
          <w:marTop w:val="240"/>
          <w:marBottom w:val="0"/>
          <w:divBdr>
            <w:top w:val="none" w:sz="0" w:space="0" w:color="auto"/>
            <w:left w:val="none" w:sz="0" w:space="0" w:color="auto"/>
            <w:bottom w:val="none" w:sz="0" w:space="0" w:color="auto"/>
            <w:right w:val="none" w:sz="0" w:space="0" w:color="auto"/>
          </w:divBdr>
        </w:div>
        <w:div w:id="94063969">
          <w:marLeft w:val="360"/>
          <w:marRight w:val="0"/>
          <w:marTop w:val="240"/>
          <w:marBottom w:val="0"/>
          <w:divBdr>
            <w:top w:val="none" w:sz="0" w:space="0" w:color="auto"/>
            <w:left w:val="none" w:sz="0" w:space="0" w:color="auto"/>
            <w:bottom w:val="none" w:sz="0" w:space="0" w:color="auto"/>
            <w:right w:val="none" w:sz="0" w:space="0" w:color="auto"/>
          </w:divBdr>
        </w:div>
        <w:div w:id="2108887669">
          <w:marLeft w:val="360"/>
          <w:marRight w:val="0"/>
          <w:marTop w:val="240"/>
          <w:marBottom w:val="0"/>
          <w:divBdr>
            <w:top w:val="none" w:sz="0" w:space="0" w:color="auto"/>
            <w:left w:val="none" w:sz="0" w:space="0" w:color="auto"/>
            <w:bottom w:val="none" w:sz="0" w:space="0" w:color="auto"/>
            <w:right w:val="none" w:sz="0" w:space="0" w:color="auto"/>
          </w:divBdr>
        </w:div>
        <w:div w:id="535241008">
          <w:marLeft w:val="360"/>
          <w:marRight w:val="0"/>
          <w:marTop w:val="240"/>
          <w:marBottom w:val="0"/>
          <w:divBdr>
            <w:top w:val="none" w:sz="0" w:space="0" w:color="auto"/>
            <w:left w:val="none" w:sz="0" w:space="0" w:color="auto"/>
            <w:bottom w:val="none" w:sz="0" w:space="0" w:color="auto"/>
            <w:right w:val="none" w:sz="0" w:space="0" w:color="auto"/>
          </w:divBdr>
        </w:div>
      </w:divsChild>
    </w:div>
    <w:div w:id="1890408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1/relationships/people" Target="peop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[Enter the Client Name Here]</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467A782C1DC0A42931F5092C48B41BE" ma:contentTypeVersion="0" ma:contentTypeDescription="Create a new document." ma:contentTypeScope="" ma:versionID="02f7b5fd9c6dd8ec4974c1bebda73280">
  <xsd:schema xmlns:xsd="http://www.w3.org/2001/XMLSchema" xmlns:xs="http://www.w3.org/2001/XMLSchema" xmlns:p="http://schemas.microsoft.com/office/2006/metadata/properties" targetNamespace="http://schemas.microsoft.com/office/2006/metadata/properties" ma:root="true" ma:fieldsID="9f039aece9eb2b209f69299ab9c778f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DB449DF-FA19-4D1B-80CB-093AB6510893}">
  <ds:schemaRefs>
    <ds:schemaRef ds:uri="http://schemas.microsoft.com/sharepoint/v3/contenttype/forms"/>
  </ds:schemaRefs>
</ds:datastoreItem>
</file>

<file path=customXml/itemProps3.xml><?xml version="1.0" encoding="utf-8"?>
<ds:datastoreItem xmlns:ds="http://schemas.openxmlformats.org/officeDocument/2006/customXml" ds:itemID="{A23009F0-AE39-4FF3-AE71-D31A44E1D5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6BB9794-43CD-4FC4-939A-6CB23E5C2EAC}">
  <ds:schemaRefs>
    <ds:schemaRef ds:uri="http://purl.org/dc/elements/1.1/"/>
    <ds:schemaRef ds:uri="http://schemas.microsoft.com/office/2006/metadata/properties"/>
    <ds:schemaRef ds:uri="http://purl.org/dc/terms/"/>
    <ds:schemaRef ds:uri="http://schemas.openxmlformats.org/package/2006/metadata/core-properties"/>
    <ds:schemaRef ds:uri="http://purl.org/dc/dcmitype/"/>
    <ds:schemaRef ds:uri="http://schemas.microsoft.com/office/2006/documentManagement/types"/>
    <ds:schemaRef ds:uri="http://schemas.microsoft.com/office/infopath/2007/PartnerControls"/>
    <ds:schemaRef ds:uri="http://www.w3.org/XML/1998/namespace"/>
  </ds:schemaRefs>
</ds:datastoreItem>
</file>

<file path=customXml/itemProps5.xml><?xml version="1.0" encoding="utf-8"?>
<ds:datastoreItem xmlns:ds="http://schemas.openxmlformats.org/officeDocument/2006/customXml" ds:itemID="{74E3641E-3A37-4239-A448-E2F0FC5B2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924</Words>
  <Characters>5271</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ProspectingPlanningWorksheet</vt:lpstr>
    </vt:vector>
  </TitlesOfParts>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ProspectingPlanningWorksheet</dc:title>
  <dc:subject>Resonate - Differentiate - Substantiate</dc:subject>
  <dc:creator>Jeannie Bastos</dc:creator>
  <cp:keywords/>
  <dc:description/>
  <cp:lastModifiedBy>Robyn Johnson</cp:lastModifiedBy>
  <cp:revision>2</cp:revision>
  <cp:lastPrinted>2015-10-08T19:49:00Z</cp:lastPrinted>
  <dcterms:created xsi:type="dcterms:W3CDTF">2019-06-18T13:37:00Z</dcterms:created>
  <dcterms:modified xsi:type="dcterms:W3CDTF">2019-06-18T13:37:00Z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0x010100D467A782C1DC0A42931F5092C48B41BE</vt:lpwstr>
  </property>
  <property fmtid="{D5CDD505-2E9C-101B-9397-08002B2CF9AE}" pid="3" name="IsMyDocuments">
    <vt:bool>true</vt:bool>
  </property>
</Properties>
</file>